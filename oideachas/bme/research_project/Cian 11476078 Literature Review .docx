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3CDB902" w14:textId="6F131171" w:rsidR="00A70E6A" w:rsidRDefault="00A70E6A" w:rsidP="00A70E6A">
      <w:pPr>
        <w:suppressAutoHyphens w:val="0"/>
        <w:spacing w:line="360" w:lineRule="auto"/>
        <w:jc w:val="center"/>
        <w:rPr>
          <w:rFonts w:asciiTheme="minorHAnsi" w:hAnsiTheme="minorHAnsi" w:cstheme="minorHAnsi"/>
          <w:b/>
          <w:bCs/>
          <w:color w:val="000000" w:themeColor="text1"/>
          <w:sz w:val="24"/>
          <w:szCs w:val="24"/>
          <w:u w:val="single"/>
        </w:rPr>
      </w:pPr>
      <w:r>
        <w:rPr>
          <w:rFonts w:asciiTheme="minorHAnsi" w:hAnsiTheme="minorHAnsi" w:cstheme="minorHAnsi"/>
          <w:b/>
          <w:bCs/>
          <w:color w:val="000000" w:themeColor="text1"/>
          <w:sz w:val="24"/>
          <w:szCs w:val="24"/>
          <w:u w:val="single"/>
        </w:rPr>
        <w:t>ED329 Assignment 2: Literature Review</w:t>
      </w:r>
    </w:p>
    <w:p w14:paraId="26E24F8E" w14:textId="3FDBF4B6" w:rsidR="00857657" w:rsidRPr="00A70E6A" w:rsidRDefault="00A70E6A" w:rsidP="00857657">
      <w:pPr>
        <w:suppressAutoHyphens w:val="0"/>
        <w:spacing w:line="360" w:lineRule="auto"/>
        <w:rPr>
          <w:rFonts w:asciiTheme="minorHAnsi" w:hAnsiTheme="minorHAnsi" w:cstheme="minorHAnsi"/>
          <w:color w:val="000000" w:themeColor="text1"/>
          <w:sz w:val="24"/>
          <w:szCs w:val="24"/>
        </w:rPr>
      </w:pPr>
      <w:r w:rsidRPr="00A70E6A">
        <w:rPr>
          <w:rFonts w:asciiTheme="minorHAnsi" w:hAnsiTheme="minorHAnsi" w:cstheme="minorHAnsi"/>
          <w:b/>
          <w:bCs/>
          <w:color w:val="000000" w:themeColor="text1"/>
          <w:sz w:val="24"/>
          <w:szCs w:val="24"/>
        </w:rPr>
        <w:t>Name:</w:t>
      </w:r>
      <w:r>
        <w:rPr>
          <w:rFonts w:asciiTheme="minorHAnsi" w:hAnsiTheme="minorHAnsi" w:cstheme="minorHAnsi"/>
          <w:color w:val="000000" w:themeColor="text1"/>
          <w:sz w:val="24"/>
          <w:szCs w:val="24"/>
        </w:rPr>
        <w:t xml:space="preserve"> Cian Mac Liatháin</w:t>
      </w:r>
      <w:r>
        <w:rPr>
          <w:rFonts w:asciiTheme="minorHAnsi" w:hAnsiTheme="minorHAnsi" w:cstheme="minorHAnsi"/>
          <w:color w:val="000000" w:themeColor="text1"/>
          <w:sz w:val="24"/>
          <w:szCs w:val="24"/>
        </w:rPr>
        <w:tab/>
      </w:r>
      <w:r>
        <w:rPr>
          <w:rFonts w:asciiTheme="minorHAnsi" w:hAnsiTheme="minorHAnsi" w:cstheme="minorHAnsi"/>
          <w:color w:val="000000" w:themeColor="text1"/>
          <w:sz w:val="24"/>
          <w:szCs w:val="24"/>
        </w:rPr>
        <w:tab/>
      </w:r>
      <w:r>
        <w:rPr>
          <w:rFonts w:asciiTheme="minorHAnsi" w:hAnsiTheme="minorHAnsi" w:cstheme="minorHAnsi"/>
          <w:color w:val="000000" w:themeColor="text1"/>
          <w:sz w:val="24"/>
          <w:szCs w:val="24"/>
        </w:rPr>
        <w:tab/>
      </w:r>
      <w:r>
        <w:rPr>
          <w:rFonts w:asciiTheme="minorHAnsi" w:hAnsiTheme="minorHAnsi" w:cstheme="minorHAnsi"/>
          <w:color w:val="000000" w:themeColor="text1"/>
          <w:sz w:val="24"/>
          <w:szCs w:val="24"/>
        </w:rPr>
        <w:tab/>
      </w:r>
      <w:r>
        <w:rPr>
          <w:rFonts w:asciiTheme="minorHAnsi" w:hAnsiTheme="minorHAnsi" w:cstheme="minorHAnsi"/>
          <w:color w:val="000000" w:themeColor="text1"/>
          <w:sz w:val="24"/>
          <w:szCs w:val="24"/>
        </w:rPr>
        <w:tab/>
      </w:r>
      <w:r>
        <w:rPr>
          <w:rFonts w:asciiTheme="minorHAnsi" w:hAnsiTheme="minorHAnsi" w:cstheme="minorHAnsi"/>
          <w:color w:val="000000" w:themeColor="text1"/>
          <w:sz w:val="24"/>
          <w:szCs w:val="24"/>
        </w:rPr>
        <w:tab/>
      </w:r>
      <w:r>
        <w:rPr>
          <w:rFonts w:asciiTheme="minorHAnsi" w:hAnsiTheme="minorHAnsi" w:cstheme="minorHAnsi"/>
          <w:color w:val="000000" w:themeColor="text1"/>
          <w:sz w:val="24"/>
          <w:szCs w:val="24"/>
        </w:rPr>
        <w:tab/>
      </w:r>
      <w:r w:rsidRPr="00A70E6A">
        <w:rPr>
          <w:rFonts w:asciiTheme="minorHAnsi" w:hAnsiTheme="minorHAnsi" w:cstheme="minorHAnsi"/>
          <w:b/>
          <w:bCs/>
          <w:color w:val="000000" w:themeColor="text1"/>
          <w:sz w:val="24"/>
          <w:szCs w:val="24"/>
        </w:rPr>
        <w:t xml:space="preserve">ID: </w:t>
      </w:r>
      <w:r>
        <w:rPr>
          <w:rFonts w:asciiTheme="minorHAnsi" w:hAnsiTheme="minorHAnsi" w:cstheme="minorHAnsi"/>
          <w:color w:val="000000" w:themeColor="text1"/>
          <w:sz w:val="24"/>
          <w:szCs w:val="24"/>
        </w:rPr>
        <w:t>11476078</w:t>
      </w:r>
    </w:p>
    <w:p w14:paraId="5844AE1B" w14:textId="00DC84E1" w:rsidR="00192AE6" w:rsidRPr="00A70E6A" w:rsidRDefault="004B214B" w:rsidP="00857657">
      <w:pPr>
        <w:suppressAutoHyphens w:val="0"/>
        <w:spacing w:line="360" w:lineRule="auto"/>
        <w:rPr>
          <w:rFonts w:asciiTheme="minorHAnsi" w:hAnsiTheme="minorHAnsi" w:cstheme="minorHAnsi"/>
          <w:b/>
          <w:bCs/>
          <w:color w:val="000000" w:themeColor="text1"/>
          <w:sz w:val="24"/>
          <w:szCs w:val="24"/>
        </w:rPr>
      </w:pPr>
      <w:r w:rsidRPr="00A70E6A">
        <w:rPr>
          <w:rFonts w:asciiTheme="minorHAnsi" w:hAnsiTheme="minorHAnsi" w:cstheme="minorHAnsi"/>
          <w:b/>
          <w:bCs/>
          <w:color w:val="000000" w:themeColor="text1"/>
          <w:sz w:val="24"/>
          <w:szCs w:val="24"/>
        </w:rPr>
        <w:t>Introduction</w:t>
      </w:r>
    </w:p>
    <w:p w14:paraId="1B8149BA" w14:textId="6041D69F" w:rsidR="00790463" w:rsidRDefault="008A65AE" w:rsidP="00857657">
      <w:pPr>
        <w:suppressAutoHyphens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Technology has </w:t>
      </w:r>
      <w:r w:rsidR="00050C59" w:rsidRPr="00857657">
        <w:rPr>
          <w:rFonts w:asciiTheme="minorHAnsi" w:hAnsiTheme="minorHAnsi" w:cstheme="minorHAnsi"/>
          <w:color w:val="000000" w:themeColor="text1"/>
          <w:sz w:val="24"/>
          <w:szCs w:val="24"/>
        </w:rPr>
        <w:t xml:space="preserve">undoubtedly </w:t>
      </w:r>
      <w:r w:rsidR="00594CCA" w:rsidRPr="00857657">
        <w:rPr>
          <w:rFonts w:asciiTheme="minorHAnsi" w:hAnsiTheme="minorHAnsi" w:cstheme="minorHAnsi"/>
          <w:color w:val="000000" w:themeColor="text1"/>
          <w:sz w:val="24"/>
          <w:szCs w:val="24"/>
        </w:rPr>
        <w:t>had a widespread effect</w:t>
      </w:r>
      <w:r w:rsidR="00050C59" w:rsidRPr="00857657">
        <w:rPr>
          <w:rFonts w:asciiTheme="minorHAnsi" w:hAnsiTheme="minorHAnsi" w:cstheme="minorHAnsi"/>
          <w:color w:val="000000" w:themeColor="text1"/>
          <w:sz w:val="24"/>
          <w:szCs w:val="24"/>
        </w:rPr>
        <w:t xml:space="preserve"> o</w:t>
      </w:r>
      <w:r w:rsidR="00594CCA" w:rsidRPr="00857657">
        <w:rPr>
          <w:rFonts w:asciiTheme="minorHAnsi" w:hAnsiTheme="minorHAnsi" w:cstheme="minorHAnsi"/>
          <w:color w:val="000000" w:themeColor="text1"/>
          <w:sz w:val="24"/>
          <w:szCs w:val="24"/>
        </w:rPr>
        <w:t>n</w:t>
      </w:r>
      <w:r w:rsidR="00050C59" w:rsidRPr="00857657">
        <w:rPr>
          <w:rFonts w:asciiTheme="minorHAnsi" w:hAnsiTheme="minorHAnsi" w:cstheme="minorHAnsi"/>
          <w:color w:val="000000" w:themeColor="text1"/>
          <w:sz w:val="24"/>
          <w:szCs w:val="24"/>
        </w:rPr>
        <w:t xml:space="preserve"> our everyday lives </w:t>
      </w:r>
      <w:r w:rsidR="005D6DF1" w:rsidRPr="00857657">
        <w:rPr>
          <w:rFonts w:asciiTheme="minorHAnsi" w:hAnsiTheme="minorHAnsi" w:cstheme="minorHAnsi"/>
          <w:color w:val="000000" w:themeColor="text1"/>
          <w:sz w:val="24"/>
          <w:szCs w:val="24"/>
        </w:rPr>
        <w:t>over</w:t>
      </w:r>
      <w:r w:rsidR="00050C59" w:rsidRPr="00857657">
        <w:rPr>
          <w:rFonts w:asciiTheme="minorHAnsi" w:hAnsiTheme="minorHAnsi" w:cstheme="minorHAnsi"/>
          <w:color w:val="000000" w:themeColor="text1"/>
          <w:sz w:val="24"/>
          <w:szCs w:val="24"/>
        </w:rPr>
        <w:t xml:space="preserve"> the past </w:t>
      </w:r>
      <w:r w:rsidR="004C28D6" w:rsidRPr="00857657">
        <w:rPr>
          <w:rFonts w:asciiTheme="minorHAnsi" w:hAnsiTheme="minorHAnsi" w:cstheme="minorHAnsi"/>
          <w:color w:val="000000" w:themeColor="text1"/>
          <w:sz w:val="24"/>
          <w:szCs w:val="24"/>
        </w:rPr>
        <w:t>few</w:t>
      </w:r>
      <w:r w:rsidR="00050C59" w:rsidRPr="00857657">
        <w:rPr>
          <w:rFonts w:asciiTheme="minorHAnsi" w:hAnsiTheme="minorHAnsi" w:cstheme="minorHAnsi"/>
          <w:color w:val="000000" w:themeColor="text1"/>
          <w:sz w:val="24"/>
          <w:szCs w:val="24"/>
        </w:rPr>
        <w:t xml:space="preserve"> decades. </w:t>
      </w:r>
      <w:r w:rsidR="001C4F10" w:rsidRPr="00857657">
        <w:rPr>
          <w:rFonts w:asciiTheme="minorHAnsi" w:hAnsiTheme="minorHAnsi" w:cstheme="minorHAnsi"/>
          <w:color w:val="000000" w:themeColor="text1"/>
          <w:sz w:val="24"/>
          <w:szCs w:val="24"/>
        </w:rPr>
        <w:t xml:space="preserve">With </w:t>
      </w:r>
      <w:r w:rsidR="00757647" w:rsidRPr="00857657">
        <w:rPr>
          <w:rFonts w:asciiTheme="minorHAnsi" w:hAnsiTheme="minorHAnsi" w:cstheme="minorHAnsi"/>
          <w:color w:val="000000" w:themeColor="text1"/>
          <w:sz w:val="24"/>
          <w:szCs w:val="24"/>
        </w:rPr>
        <w:t xml:space="preserve">such </w:t>
      </w:r>
      <w:r w:rsidR="001C4F10" w:rsidRPr="00857657">
        <w:rPr>
          <w:rFonts w:asciiTheme="minorHAnsi" w:hAnsiTheme="minorHAnsi" w:cstheme="minorHAnsi"/>
          <w:color w:val="000000" w:themeColor="text1"/>
          <w:sz w:val="24"/>
          <w:szCs w:val="24"/>
        </w:rPr>
        <w:t>m</w:t>
      </w:r>
      <w:r w:rsidR="00DE1D93" w:rsidRPr="00857657">
        <w:rPr>
          <w:rFonts w:asciiTheme="minorHAnsi" w:hAnsiTheme="minorHAnsi" w:cstheme="minorHAnsi"/>
          <w:color w:val="000000" w:themeColor="text1"/>
          <w:sz w:val="24"/>
          <w:szCs w:val="24"/>
        </w:rPr>
        <w:t>ajor innovations</w:t>
      </w:r>
      <w:r w:rsidR="00757647" w:rsidRPr="00857657">
        <w:rPr>
          <w:rFonts w:asciiTheme="minorHAnsi" w:hAnsiTheme="minorHAnsi" w:cstheme="minorHAnsi"/>
          <w:color w:val="000000" w:themeColor="text1"/>
          <w:sz w:val="24"/>
          <w:szCs w:val="24"/>
        </w:rPr>
        <w:t xml:space="preserve"> </w:t>
      </w:r>
      <w:r w:rsidR="00FA1484" w:rsidRPr="00857657">
        <w:rPr>
          <w:rFonts w:asciiTheme="minorHAnsi" w:hAnsiTheme="minorHAnsi" w:cstheme="minorHAnsi"/>
          <w:color w:val="000000" w:themeColor="text1"/>
          <w:sz w:val="24"/>
          <w:szCs w:val="24"/>
        </w:rPr>
        <w:t>as the</w:t>
      </w:r>
      <w:r w:rsidR="00050C59" w:rsidRPr="00857657">
        <w:rPr>
          <w:rFonts w:asciiTheme="minorHAnsi" w:hAnsiTheme="minorHAnsi" w:cstheme="minorHAnsi"/>
          <w:color w:val="000000" w:themeColor="text1"/>
          <w:sz w:val="24"/>
          <w:szCs w:val="24"/>
        </w:rPr>
        <w:t xml:space="preserve"> connectivity of the internet </w:t>
      </w:r>
      <w:r w:rsidR="001C4F10" w:rsidRPr="00857657">
        <w:rPr>
          <w:rFonts w:asciiTheme="minorHAnsi" w:hAnsiTheme="minorHAnsi" w:cstheme="minorHAnsi"/>
          <w:color w:val="000000" w:themeColor="text1"/>
          <w:sz w:val="24"/>
          <w:szCs w:val="24"/>
        </w:rPr>
        <w:t>or the</w:t>
      </w:r>
      <w:r w:rsidR="00050C59" w:rsidRPr="00857657">
        <w:rPr>
          <w:rFonts w:asciiTheme="minorHAnsi" w:hAnsiTheme="minorHAnsi" w:cstheme="minorHAnsi"/>
          <w:color w:val="000000" w:themeColor="text1"/>
          <w:sz w:val="24"/>
          <w:szCs w:val="24"/>
        </w:rPr>
        <w:t xml:space="preserve"> utility of smartphones</w:t>
      </w:r>
      <w:r w:rsidR="001C4F10" w:rsidRPr="00857657">
        <w:rPr>
          <w:rFonts w:asciiTheme="minorHAnsi" w:hAnsiTheme="minorHAnsi" w:cstheme="minorHAnsi"/>
          <w:color w:val="000000" w:themeColor="text1"/>
          <w:sz w:val="24"/>
          <w:szCs w:val="24"/>
        </w:rPr>
        <w:t xml:space="preserve">, </w:t>
      </w:r>
      <w:r w:rsidR="00FD1AFE" w:rsidRPr="00857657">
        <w:rPr>
          <w:rFonts w:asciiTheme="minorHAnsi" w:hAnsiTheme="minorHAnsi" w:cstheme="minorHAnsi"/>
          <w:color w:val="000000" w:themeColor="text1"/>
          <w:sz w:val="24"/>
          <w:szCs w:val="24"/>
        </w:rPr>
        <w:t xml:space="preserve">it is hard to think of many </w:t>
      </w:r>
      <w:del w:id="0" w:author="MAC LIATHAIN, CIAN" w:date="2021-03-11T13:13:00Z">
        <w:r w:rsidR="0036259E" w:rsidRPr="00857657" w:rsidDel="008B016E">
          <w:rPr>
            <w:rFonts w:asciiTheme="minorHAnsi" w:hAnsiTheme="minorHAnsi" w:cstheme="minorHAnsi"/>
            <w:color w:val="000000" w:themeColor="text1"/>
            <w:sz w:val="24"/>
            <w:szCs w:val="24"/>
          </w:rPr>
          <w:delText>industries</w:delText>
        </w:r>
        <w:r w:rsidR="001C4F10" w:rsidRPr="00857657" w:rsidDel="008B016E">
          <w:rPr>
            <w:rFonts w:asciiTheme="minorHAnsi" w:hAnsiTheme="minorHAnsi" w:cstheme="minorHAnsi"/>
            <w:color w:val="000000" w:themeColor="text1"/>
            <w:sz w:val="24"/>
            <w:szCs w:val="24"/>
          </w:rPr>
          <w:delText xml:space="preserve"> </w:delText>
        </w:r>
      </w:del>
      <w:ins w:id="1" w:author="MAC LIATHAIN, CIAN" w:date="2021-03-11T13:13:00Z">
        <w:r w:rsidR="008B016E">
          <w:rPr>
            <w:rFonts w:asciiTheme="minorHAnsi" w:hAnsiTheme="minorHAnsi" w:cstheme="minorHAnsi"/>
            <w:color w:val="000000" w:themeColor="text1"/>
            <w:sz w:val="24"/>
            <w:szCs w:val="24"/>
          </w:rPr>
          <w:t>fie</w:t>
        </w:r>
      </w:ins>
      <w:ins w:id="2" w:author="MAC LIATHAIN, CIAN" w:date="2021-03-11T13:14:00Z">
        <w:r w:rsidR="008B016E">
          <w:rPr>
            <w:rFonts w:asciiTheme="minorHAnsi" w:hAnsiTheme="minorHAnsi" w:cstheme="minorHAnsi"/>
            <w:color w:val="000000" w:themeColor="text1"/>
            <w:sz w:val="24"/>
            <w:szCs w:val="24"/>
          </w:rPr>
          <w:t>l</w:t>
        </w:r>
      </w:ins>
      <w:ins w:id="3" w:author="MAC LIATHAIN, CIAN" w:date="2021-03-11T13:13:00Z">
        <w:r w:rsidR="008B016E">
          <w:rPr>
            <w:rFonts w:asciiTheme="minorHAnsi" w:hAnsiTheme="minorHAnsi" w:cstheme="minorHAnsi"/>
            <w:color w:val="000000" w:themeColor="text1"/>
            <w:sz w:val="24"/>
            <w:szCs w:val="24"/>
          </w:rPr>
          <w:t>ds</w:t>
        </w:r>
        <w:r w:rsidR="008B016E" w:rsidRPr="00857657">
          <w:rPr>
            <w:rFonts w:asciiTheme="minorHAnsi" w:hAnsiTheme="minorHAnsi" w:cstheme="minorHAnsi"/>
            <w:color w:val="000000" w:themeColor="text1"/>
            <w:sz w:val="24"/>
            <w:szCs w:val="24"/>
          </w:rPr>
          <w:t xml:space="preserve"> </w:t>
        </w:r>
      </w:ins>
      <w:r w:rsidR="001C4F10" w:rsidRPr="00857657">
        <w:rPr>
          <w:rFonts w:asciiTheme="minorHAnsi" w:hAnsiTheme="minorHAnsi" w:cstheme="minorHAnsi"/>
          <w:color w:val="000000" w:themeColor="text1"/>
          <w:sz w:val="24"/>
          <w:szCs w:val="24"/>
        </w:rPr>
        <w:t xml:space="preserve">that </w:t>
      </w:r>
      <w:r w:rsidR="00FA1484" w:rsidRPr="00857657">
        <w:rPr>
          <w:rFonts w:asciiTheme="minorHAnsi" w:hAnsiTheme="minorHAnsi" w:cstheme="minorHAnsi"/>
          <w:color w:val="000000" w:themeColor="text1"/>
          <w:sz w:val="24"/>
          <w:szCs w:val="24"/>
        </w:rPr>
        <w:t>have not</w:t>
      </w:r>
      <w:r w:rsidR="007D6AFB" w:rsidRPr="00857657">
        <w:rPr>
          <w:rFonts w:asciiTheme="minorHAnsi" w:hAnsiTheme="minorHAnsi" w:cstheme="minorHAnsi"/>
          <w:color w:val="000000" w:themeColor="text1"/>
          <w:sz w:val="24"/>
          <w:szCs w:val="24"/>
        </w:rPr>
        <w:t xml:space="preserve"> </w:t>
      </w:r>
      <w:del w:id="4" w:author="MAC LIATHAIN, CIAN" w:date="2021-01-29T10:46:00Z">
        <w:r w:rsidR="007D6AFB" w:rsidRPr="00857657" w:rsidDel="00CE7BFD">
          <w:rPr>
            <w:rFonts w:asciiTheme="minorHAnsi" w:hAnsiTheme="minorHAnsi" w:cstheme="minorHAnsi"/>
            <w:color w:val="000000" w:themeColor="text1"/>
            <w:sz w:val="24"/>
            <w:szCs w:val="24"/>
          </w:rPr>
          <w:delText>contin</w:delText>
        </w:r>
        <w:r w:rsidR="004D4334" w:rsidRPr="00857657" w:rsidDel="00CE7BFD">
          <w:rPr>
            <w:rFonts w:asciiTheme="minorHAnsi" w:hAnsiTheme="minorHAnsi" w:cstheme="minorHAnsi"/>
            <w:color w:val="000000" w:themeColor="text1"/>
            <w:sz w:val="24"/>
            <w:szCs w:val="24"/>
          </w:rPr>
          <w:delText>u</w:delText>
        </w:r>
        <w:r w:rsidR="007D6AFB" w:rsidRPr="00857657" w:rsidDel="00CE7BFD">
          <w:rPr>
            <w:rFonts w:asciiTheme="minorHAnsi" w:hAnsiTheme="minorHAnsi" w:cstheme="minorHAnsi"/>
            <w:color w:val="000000" w:themeColor="text1"/>
            <w:sz w:val="24"/>
            <w:szCs w:val="24"/>
          </w:rPr>
          <w:delText>ou</w:delText>
        </w:r>
        <w:r w:rsidR="004D4334" w:rsidRPr="00857657" w:rsidDel="00CE7BFD">
          <w:rPr>
            <w:rFonts w:asciiTheme="minorHAnsi" w:hAnsiTheme="minorHAnsi" w:cstheme="minorHAnsi"/>
            <w:color w:val="000000" w:themeColor="text1"/>
            <w:sz w:val="24"/>
            <w:szCs w:val="24"/>
          </w:rPr>
          <w:delText xml:space="preserve">sly </w:delText>
        </w:r>
        <w:r w:rsidR="004816BB" w:rsidRPr="00857657" w:rsidDel="00CE7BFD">
          <w:rPr>
            <w:rFonts w:asciiTheme="minorHAnsi" w:hAnsiTheme="minorHAnsi" w:cstheme="minorHAnsi"/>
            <w:color w:val="000000" w:themeColor="text1"/>
            <w:sz w:val="24"/>
            <w:szCs w:val="24"/>
          </w:rPr>
          <w:delText>grown</w:delText>
        </w:r>
        <w:r w:rsidR="004D4334" w:rsidRPr="00857657" w:rsidDel="00CE7BFD">
          <w:rPr>
            <w:rFonts w:asciiTheme="minorHAnsi" w:hAnsiTheme="minorHAnsi" w:cstheme="minorHAnsi"/>
            <w:color w:val="000000" w:themeColor="text1"/>
            <w:sz w:val="24"/>
            <w:szCs w:val="24"/>
          </w:rPr>
          <w:delText xml:space="preserve"> and </w:delText>
        </w:r>
      </w:del>
      <w:r w:rsidR="004816BB" w:rsidRPr="00857657">
        <w:rPr>
          <w:rFonts w:asciiTheme="minorHAnsi" w:hAnsiTheme="minorHAnsi" w:cstheme="minorHAnsi"/>
          <w:color w:val="000000" w:themeColor="text1"/>
          <w:sz w:val="24"/>
          <w:szCs w:val="24"/>
        </w:rPr>
        <w:t xml:space="preserve">adapted </w:t>
      </w:r>
      <w:del w:id="5" w:author="MAC LIATHAIN, CIAN" w:date="2021-01-29T10:46:00Z">
        <w:r w:rsidR="004D4334" w:rsidRPr="00857657" w:rsidDel="00CE7BFD">
          <w:rPr>
            <w:rFonts w:asciiTheme="minorHAnsi" w:hAnsiTheme="minorHAnsi" w:cstheme="minorHAnsi"/>
            <w:color w:val="000000" w:themeColor="text1"/>
            <w:sz w:val="24"/>
            <w:szCs w:val="24"/>
          </w:rPr>
          <w:delText xml:space="preserve">alongside </w:delText>
        </w:r>
      </w:del>
      <w:ins w:id="6" w:author="MAC LIATHAIN, CIAN" w:date="2021-01-29T10:46:00Z">
        <w:r w:rsidR="00CE7BFD">
          <w:rPr>
            <w:rFonts w:asciiTheme="minorHAnsi" w:hAnsiTheme="minorHAnsi" w:cstheme="minorHAnsi"/>
            <w:color w:val="000000" w:themeColor="text1"/>
            <w:sz w:val="24"/>
            <w:szCs w:val="24"/>
          </w:rPr>
          <w:t>to</w:t>
        </w:r>
        <w:r w:rsidR="00CE7BFD" w:rsidRPr="00857657">
          <w:rPr>
            <w:rFonts w:asciiTheme="minorHAnsi" w:hAnsiTheme="minorHAnsi" w:cstheme="minorHAnsi"/>
            <w:color w:val="000000" w:themeColor="text1"/>
            <w:sz w:val="24"/>
            <w:szCs w:val="24"/>
          </w:rPr>
          <w:t xml:space="preserve"> </w:t>
        </w:r>
      </w:ins>
      <w:r w:rsidR="004D4334" w:rsidRPr="00857657">
        <w:rPr>
          <w:rFonts w:asciiTheme="minorHAnsi" w:hAnsiTheme="minorHAnsi" w:cstheme="minorHAnsi"/>
          <w:color w:val="000000" w:themeColor="text1"/>
          <w:sz w:val="24"/>
          <w:szCs w:val="24"/>
        </w:rPr>
        <w:t xml:space="preserve">the </w:t>
      </w:r>
      <w:ins w:id="7" w:author="MAC LIATHAIN, CIAN" w:date="2021-01-29T10:46:00Z">
        <w:r w:rsidR="00CE7BFD">
          <w:rPr>
            <w:rFonts w:asciiTheme="minorHAnsi" w:hAnsiTheme="minorHAnsi" w:cstheme="minorHAnsi"/>
            <w:color w:val="000000" w:themeColor="text1"/>
            <w:sz w:val="24"/>
            <w:szCs w:val="24"/>
          </w:rPr>
          <w:t xml:space="preserve">new </w:t>
        </w:r>
      </w:ins>
      <w:r w:rsidR="004D4334" w:rsidRPr="00857657">
        <w:rPr>
          <w:rFonts w:asciiTheme="minorHAnsi" w:hAnsiTheme="minorHAnsi" w:cstheme="minorHAnsi"/>
          <w:color w:val="000000" w:themeColor="text1"/>
          <w:sz w:val="24"/>
          <w:szCs w:val="24"/>
        </w:rPr>
        <w:t>opportunities that technology brings</w:t>
      </w:r>
      <w:r w:rsidR="007D6AFB" w:rsidRPr="00857657">
        <w:rPr>
          <w:rFonts w:asciiTheme="minorHAnsi" w:hAnsiTheme="minorHAnsi" w:cstheme="minorHAnsi"/>
          <w:color w:val="000000" w:themeColor="text1"/>
          <w:sz w:val="24"/>
          <w:szCs w:val="24"/>
        </w:rPr>
        <w:t>.</w:t>
      </w:r>
      <w:r w:rsidR="004F2765" w:rsidRPr="00857657">
        <w:rPr>
          <w:rFonts w:asciiTheme="minorHAnsi" w:hAnsiTheme="minorHAnsi" w:cstheme="minorHAnsi"/>
          <w:color w:val="000000" w:themeColor="text1"/>
          <w:sz w:val="24"/>
          <w:szCs w:val="24"/>
        </w:rPr>
        <w:t xml:space="preserve"> </w:t>
      </w:r>
      <w:r w:rsidR="00766626" w:rsidRPr="00857657">
        <w:rPr>
          <w:rFonts w:asciiTheme="minorHAnsi" w:hAnsiTheme="minorHAnsi" w:cstheme="minorHAnsi"/>
          <w:color w:val="000000" w:themeColor="text1"/>
          <w:sz w:val="24"/>
          <w:szCs w:val="24"/>
        </w:rPr>
        <w:t>There is an extensive</w:t>
      </w:r>
      <w:r w:rsidR="00B352C7" w:rsidRPr="00857657">
        <w:rPr>
          <w:rFonts w:asciiTheme="minorHAnsi" w:hAnsiTheme="minorHAnsi" w:cstheme="minorHAnsi"/>
          <w:color w:val="000000" w:themeColor="text1"/>
          <w:sz w:val="24"/>
          <w:szCs w:val="24"/>
        </w:rPr>
        <w:t>, and growing,</w:t>
      </w:r>
      <w:r w:rsidR="00766626" w:rsidRPr="00857657">
        <w:rPr>
          <w:rFonts w:asciiTheme="minorHAnsi" w:hAnsiTheme="minorHAnsi" w:cstheme="minorHAnsi"/>
          <w:color w:val="000000" w:themeColor="text1"/>
          <w:sz w:val="24"/>
          <w:szCs w:val="24"/>
        </w:rPr>
        <w:t xml:space="preserve"> </w:t>
      </w:r>
      <w:r w:rsidR="00C437F0" w:rsidRPr="00857657">
        <w:rPr>
          <w:rFonts w:asciiTheme="minorHAnsi" w:hAnsiTheme="minorHAnsi" w:cstheme="minorHAnsi"/>
          <w:color w:val="000000" w:themeColor="text1"/>
          <w:sz w:val="24"/>
          <w:szCs w:val="24"/>
        </w:rPr>
        <w:t xml:space="preserve">body of research </w:t>
      </w:r>
      <w:r w:rsidR="00B352C7" w:rsidRPr="00857657">
        <w:rPr>
          <w:rFonts w:asciiTheme="minorHAnsi" w:hAnsiTheme="minorHAnsi" w:cstheme="minorHAnsi"/>
          <w:color w:val="000000" w:themeColor="text1"/>
          <w:sz w:val="24"/>
          <w:szCs w:val="24"/>
        </w:rPr>
        <w:t xml:space="preserve">on </w:t>
      </w:r>
      <w:r w:rsidR="00A27E7D" w:rsidRPr="00857657">
        <w:rPr>
          <w:rFonts w:asciiTheme="minorHAnsi" w:hAnsiTheme="minorHAnsi" w:cstheme="minorHAnsi"/>
          <w:color w:val="000000" w:themeColor="text1"/>
          <w:sz w:val="24"/>
          <w:szCs w:val="24"/>
        </w:rPr>
        <w:t>the effect</w:t>
      </w:r>
      <w:del w:id="8" w:author="MAC LIATHAIN, CIAN" w:date="2021-03-11T13:12:00Z">
        <w:r w:rsidR="00A27E7D" w:rsidRPr="00857657" w:rsidDel="008B016E">
          <w:rPr>
            <w:rFonts w:asciiTheme="minorHAnsi" w:hAnsiTheme="minorHAnsi" w:cstheme="minorHAnsi"/>
            <w:color w:val="000000" w:themeColor="text1"/>
            <w:sz w:val="24"/>
            <w:szCs w:val="24"/>
          </w:rPr>
          <w:delText>s</w:delText>
        </w:r>
      </w:del>
      <w:r w:rsidR="00A27E7D" w:rsidRPr="00857657">
        <w:rPr>
          <w:rFonts w:asciiTheme="minorHAnsi" w:hAnsiTheme="minorHAnsi" w:cstheme="minorHAnsi"/>
          <w:color w:val="000000" w:themeColor="text1"/>
          <w:sz w:val="24"/>
          <w:szCs w:val="24"/>
        </w:rPr>
        <w:t xml:space="preserve"> that this digital age is having on </w:t>
      </w:r>
      <w:r w:rsidR="00475544" w:rsidRPr="00857657">
        <w:rPr>
          <w:rFonts w:asciiTheme="minorHAnsi" w:hAnsiTheme="minorHAnsi" w:cstheme="minorHAnsi"/>
          <w:color w:val="000000" w:themeColor="text1"/>
          <w:sz w:val="24"/>
          <w:szCs w:val="24"/>
        </w:rPr>
        <w:t>all aspects</w:t>
      </w:r>
      <w:r w:rsidR="004707EF" w:rsidRPr="00857657">
        <w:rPr>
          <w:rFonts w:asciiTheme="minorHAnsi" w:hAnsiTheme="minorHAnsi" w:cstheme="minorHAnsi"/>
          <w:color w:val="000000" w:themeColor="text1"/>
          <w:sz w:val="24"/>
          <w:szCs w:val="24"/>
        </w:rPr>
        <w:t xml:space="preserve"> of</w:t>
      </w:r>
      <w:r w:rsidR="00A27E7D" w:rsidRPr="00857657">
        <w:rPr>
          <w:rFonts w:asciiTheme="minorHAnsi" w:hAnsiTheme="minorHAnsi" w:cstheme="minorHAnsi"/>
          <w:color w:val="000000" w:themeColor="text1"/>
          <w:sz w:val="24"/>
          <w:szCs w:val="24"/>
        </w:rPr>
        <w:t xml:space="preserve"> </w:t>
      </w:r>
      <w:r w:rsidR="00FC7C2C" w:rsidRPr="00857657">
        <w:rPr>
          <w:rFonts w:asciiTheme="minorHAnsi" w:hAnsiTheme="minorHAnsi" w:cstheme="minorHAnsi"/>
          <w:color w:val="000000" w:themeColor="text1"/>
          <w:sz w:val="24"/>
          <w:szCs w:val="24"/>
        </w:rPr>
        <w:t xml:space="preserve">society </w:t>
      </w:r>
      <w:r w:rsidR="00A27E7D" w:rsidRPr="00857657">
        <w:rPr>
          <w:rFonts w:asciiTheme="minorHAnsi" w:hAnsiTheme="minorHAnsi" w:cstheme="minorHAnsi"/>
          <w:color w:val="000000" w:themeColor="text1"/>
          <w:sz w:val="24"/>
          <w:szCs w:val="24"/>
        </w:rPr>
        <w:t>(</w:t>
      </w:r>
      <w:r w:rsidR="004707EF" w:rsidRPr="00857657">
        <w:rPr>
          <w:rFonts w:asciiTheme="minorHAnsi" w:hAnsiTheme="minorHAnsi" w:cstheme="minorHAnsi"/>
          <w:color w:val="000000" w:themeColor="text1"/>
          <w:sz w:val="24"/>
          <w:szCs w:val="24"/>
        </w:rPr>
        <w:t xml:space="preserve">Dijk &amp; Hacker, 2003; </w:t>
      </w:r>
      <w:r w:rsidR="00475544" w:rsidRPr="00857657">
        <w:rPr>
          <w:rFonts w:asciiTheme="minorHAnsi" w:hAnsiTheme="minorHAnsi" w:cstheme="minorHAnsi"/>
          <w:color w:val="000000" w:themeColor="text1"/>
          <w:sz w:val="24"/>
          <w:szCs w:val="24"/>
        </w:rPr>
        <w:t xml:space="preserve">Servon, 2008; </w:t>
      </w:r>
      <w:r w:rsidR="00A27E7D" w:rsidRPr="00857657">
        <w:rPr>
          <w:rFonts w:asciiTheme="minorHAnsi" w:hAnsiTheme="minorHAnsi" w:cstheme="minorHAnsi"/>
          <w:color w:val="000000" w:themeColor="text1"/>
          <w:sz w:val="24"/>
          <w:szCs w:val="24"/>
        </w:rPr>
        <w:t>O</w:t>
      </w:r>
      <w:r w:rsidR="00674415" w:rsidRPr="00857657">
        <w:rPr>
          <w:rFonts w:asciiTheme="minorHAnsi" w:hAnsiTheme="minorHAnsi" w:cstheme="minorHAnsi"/>
          <w:color w:val="000000" w:themeColor="text1"/>
          <w:sz w:val="24"/>
          <w:szCs w:val="24"/>
        </w:rPr>
        <w:t>rganisation for Economic Co-</w:t>
      </w:r>
      <w:r w:rsidR="00014A35" w:rsidRPr="00857657">
        <w:rPr>
          <w:rFonts w:asciiTheme="minorHAnsi" w:hAnsiTheme="minorHAnsi" w:cstheme="minorHAnsi"/>
          <w:color w:val="000000" w:themeColor="text1"/>
          <w:sz w:val="24"/>
          <w:szCs w:val="24"/>
        </w:rPr>
        <w:t>operation and Development (O</w:t>
      </w:r>
      <w:r w:rsidR="00A27E7D" w:rsidRPr="00857657">
        <w:rPr>
          <w:rFonts w:asciiTheme="minorHAnsi" w:hAnsiTheme="minorHAnsi" w:cstheme="minorHAnsi"/>
          <w:color w:val="000000" w:themeColor="text1"/>
          <w:sz w:val="24"/>
          <w:szCs w:val="24"/>
        </w:rPr>
        <w:t>ECD</w:t>
      </w:r>
      <w:r w:rsidR="00014A35" w:rsidRPr="00857657">
        <w:rPr>
          <w:rFonts w:asciiTheme="minorHAnsi" w:hAnsiTheme="minorHAnsi" w:cstheme="minorHAnsi"/>
          <w:color w:val="000000" w:themeColor="text1"/>
          <w:sz w:val="24"/>
          <w:szCs w:val="24"/>
        </w:rPr>
        <w:t>)</w:t>
      </w:r>
      <w:r w:rsidR="00A27E7D" w:rsidRPr="00857657">
        <w:rPr>
          <w:rFonts w:asciiTheme="minorHAnsi" w:hAnsiTheme="minorHAnsi" w:cstheme="minorHAnsi"/>
          <w:color w:val="000000" w:themeColor="text1"/>
          <w:sz w:val="24"/>
          <w:szCs w:val="24"/>
        </w:rPr>
        <w:t>, 2019</w:t>
      </w:r>
      <w:r w:rsidR="00C17183" w:rsidRPr="00857657">
        <w:rPr>
          <w:rFonts w:asciiTheme="minorHAnsi" w:hAnsiTheme="minorHAnsi" w:cstheme="minorHAnsi"/>
          <w:color w:val="000000" w:themeColor="text1"/>
          <w:sz w:val="24"/>
          <w:szCs w:val="24"/>
        </w:rPr>
        <w:t>a</w:t>
      </w:r>
      <w:r w:rsidR="00792EB5" w:rsidRPr="00857657">
        <w:rPr>
          <w:rFonts w:asciiTheme="minorHAnsi" w:hAnsiTheme="minorHAnsi" w:cstheme="minorHAnsi"/>
          <w:color w:val="000000" w:themeColor="text1"/>
          <w:sz w:val="24"/>
          <w:szCs w:val="24"/>
        </w:rPr>
        <w:t>). The</w:t>
      </w:r>
      <w:r w:rsidR="00E90B4D" w:rsidRPr="00857657">
        <w:rPr>
          <w:rFonts w:asciiTheme="minorHAnsi" w:hAnsiTheme="minorHAnsi" w:cstheme="minorHAnsi"/>
          <w:color w:val="000000" w:themeColor="text1"/>
          <w:sz w:val="24"/>
          <w:szCs w:val="24"/>
        </w:rPr>
        <w:t xml:space="preserve"> education system</w:t>
      </w:r>
      <w:r w:rsidR="00792EB5" w:rsidRPr="00857657">
        <w:rPr>
          <w:rFonts w:asciiTheme="minorHAnsi" w:hAnsiTheme="minorHAnsi" w:cstheme="minorHAnsi"/>
          <w:color w:val="000000" w:themeColor="text1"/>
          <w:sz w:val="24"/>
          <w:szCs w:val="24"/>
        </w:rPr>
        <w:t xml:space="preserve"> is often described as a fundamental aspect of </w:t>
      </w:r>
      <w:r w:rsidR="000D1CB5" w:rsidRPr="00857657">
        <w:rPr>
          <w:rFonts w:asciiTheme="minorHAnsi" w:hAnsiTheme="minorHAnsi" w:cstheme="minorHAnsi"/>
          <w:color w:val="000000" w:themeColor="text1"/>
          <w:sz w:val="24"/>
          <w:szCs w:val="24"/>
        </w:rPr>
        <w:t>a f</w:t>
      </w:r>
      <w:r w:rsidR="00792EB5" w:rsidRPr="00857657">
        <w:rPr>
          <w:rFonts w:asciiTheme="minorHAnsi" w:hAnsiTheme="minorHAnsi" w:cstheme="minorHAnsi"/>
          <w:color w:val="000000" w:themeColor="text1"/>
          <w:sz w:val="24"/>
          <w:szCs w:val="24"/>
        </w:rPr>
        <w:t xml:space="preserve">unctioning society, particularly as part of a group of interdependent </w:t>
      </w:r>
      <w:r w:rsidR="00FA1484" w:rsidRPr="00857657">
        <w:rPr>
          <w:rFonts w:asciiTheme="minorHAnsi" w:hAnsiTheme="minorHAnsi" w:cstheme="minorHAnsi"/>
          <w:color w:val="000000" w:themeColor="text1"/>
          <w:sz w:val="24"/>
          <w:szCs w:val="24"/>
        </w:rPr>
        <w:t xml:space="preserve">systems </w:t>
      </w:r>
      <w:del w:id="9" w:author="MAC LIATHAIN, CIAN" w:date="2021-01-29T10:55:00Z">
        <w:r w:rsidR="00FA1484" w:rsidRPr="00857657" w:rsidDel="00CE7BFD">
          <w:rPr>
            <w:rFonts w:asciiTheme="minorHAnsi" w:hAnsiTheme="minorHAnsi" w:cstheme="minorHAnsi"/>
            <w:color w:val="000000" w:themeColor="text1"/>
            <w:sz w:val="24"/>
            <w:szCs w:val="24"/>
          </w:rPr>
          <w:delText>that</w:delText>
        </w:r>
        <w:r w:rsidR="00792EB5" w:rsidRPr="00857657" w:rsidDel="00CE7BFD">
          <w:rPr>
            <w:rFonts w:asciiTheme="minorHAnsi" w:hAnsiTheme="minorHAnsi" w:cstheme="minorHAnsi"/>
            <w:color w:val="000000" w:themeColor="text1"/>
            <w:sz w:val="24"/>
            <w:szCs w:val="24"/>
          </w:rPr>
          <w:delText xml:space="preserve"> </w:delText>
        </w:r>
      </w:del>
      <w:ins w:id="10" w:author="MAC LIATHAIN, CIAN" w:date="2021-01-29T10:55:00Z">
        <w:r w:rsidR="00CE7BFD">
          <w:rPr>
            <w:rFonts w:asciiTheme="minorHAnsi" w:hAnsiTheme="minorHAnsi" w:cstheme="minorHAnsi"/>
            <w:color w:val="000000" w:themeColor="text1"/>
            <w:sz w:val="24"/>
            <w:szCs w:val="24"/>
          </w:rPr>
          <w:t xml:space="preserve">where its role involves the transmission of shared </w:t>
        </w:r>
        <w:r w:rsidR="00D926A5">
          <w:rPr>
            <w:rFonts w:asciiTheme="minorHAnsi" w:hAnsiTheme="minorHAnsi" w:cstheme="minorHAnsi"/>
            <w:color w:val="000000" w:themeColor="text1"/>
            <w:sz w:val="24"/>
            <w:szCs w:val="24"/>
          </w:rPr>
          <w:t xml:space="preserve">societal </w:t>
        </w:r>
        <w:r w:rsidR="00CE7BFD">
          <w:rPr>
            <w:rFonts w:asciiTheme="minorHAnsi" w:hAnsiTheme="minorHAnsi" w:cstheme="minorHAnsi"/>
            <w:color w:val="000000" w:themeColor="text1"/>
            <w:sz w:val="24"/>
            <w:szCs w:val="24"/>
          </w:rPr>
          <w:t>values</w:t>
        </w:r>
        <w:r w:rsidR="00D926A5">
          <w:rPr>
            <w:rFonts w:asciiTheme="minorHAnsi" w:hAnsiTheme="minorHAnsi" w:cstheme="minorHAnsi"/>
            <w:color w:val="000000" w:themeColor="text1"/>
            <w:sz w:val="24"/>
            <w:szCs w:val="24"/>
          </w:rPr>
          <w:t xml:space="preserve"> and </w:t>
        </w:r>
      </w:ins>
      <w:ins w:id="11" w:author="MAC LIATHAIN, CIAN" w:date="2021-01-29T10:56:00Z">
        <w:r w:rsidR="00D926A5">
          <w:rPr>
            <w:rFonts w:asciiTheme="minorHAnsi" w:hAnsiTheme="minorHAnsi" w:cstheme="minorHAnsi"/>
            <w:color w:val="000000" w:themeColor="text1"/>
            <w:sz w:val="24"/>
            <w:szCs w:val="24"/>
          </w:rPr>
          <w:t>the teaching of specialised skills that society values</w:t>
        </w:r>
      </w:ins>
      <w:ins w:id="12" w:author="MAC LIATHAIN, CIAN" w:date="2021-01-29T10:55:00Z">
        <w:r w:rsidR="00CE7BFD" w:rsidRPr="00857657">
          <w:rPr>
            <w:rFonts w:asciiTheme="minorHAnsi" w:hAnsiTheme="minorHAnsi" w:cstheme="minorHAnsi"/>
            <w:color w:val="000000" w:themeColor="text1"/>
            <w:sz w:val="24"/>
            <w:szCs w:val="24"/>
          </w:rPr>
          <w:t xml:space="preserve"> </w:t>
        </w:r>
      </w:ins>
      <w:del w:id="13" w:author="MAC LIATHAIN, CIAN" w:date="2021-01-29T10:56:00Z">
        <w:r w:rsidR="00792EB5" w:rsidRPr="00857657" w:rsidDel="00D926A5">
          <w:rPr>
            <w:rFonts w:asciiTheme="minorHAnsi" w:hAnsiTheme="minorHAnsi" w:cstheme="minorHAnsi"/>
            <w:color w:val="000000" w:themeColor="text1"/>
            <w:sz w:val="24"/>
            <w:szCs w:val="24"/>
          </w:rPr>
          <w:delText xml:space="preserve">contribute towards unified societal goals based on shared values </w:delText>
        </w:r>
      </w:del>
      <w:r w:rsidR="00792EB5" w:rsidRPr="00857657">
        <w:rPr>
          <w:rFonts w:asciiTheme="minorHAnsi" w:hAnsiTheme="minorHAnsi" w:cstheme="minorHAnsi"/>
          <w:color w:val="000000" w:themeColor="text1"/>
          <w:sz w:val="24"/>
          <w:szCs w:val="24"/>
        </w:rPr>
        <w:t>(</w:t>
      </w:r>
      <w:r w:rsidR="000D1CB5" w:rsidRPr="00857657">
        <w:rPr>
          <w:rFonts w:asciiTheme="minorHAnsi" w:hAnsiTheme="minorHAnsi" w:cstheme="minorHAnsi"/>
          <w:color w:val="000000" w:themeColor="text1"/>
          <w:sz w:val="24"/>
          <w:szCs w:val="24"/>
        </w:rPr>
        <w:t xml:space="preserve">Durkheim, 1956; </w:t>
      </w:r>
      <w:r w:rsidR="00792EB5" w:rsidRPr="00857657">
        <w:rPr>
          <w:rFonts w:asciiTheme="minorHAnsi" w:hAnsiTheme="minorHAnsi" w:cstheme="minorHAnsi"/>
          <w:color w:val="000000" w:themeColor="text1"/>
          <w:sz w:val="24"/>
          <w:szCs w:val="24"/>
        </w:rPr>
        <w:t>Sadovnik, 2011)</w:t>
      </w:r>
      <w:r w:rsidR="000D1CB5" w:rsidRPr="00857657">
        <w:rPr>
          <w:rFonts w:asciiTheme="minorHAnsi" w:hAnsiTheme="minorHAnsi" w:cstheme="minorHAnsi"/>
          <w:color w:val="000000" w:themeColor="text1"/>
          <w:sz w:val="24"/>
          <w:szCs w:val="24"/>
        </w:rPr>
        <w:t xml:space="preserve">. </w:t>
      </w:r>
      <w:r w:rsidR="00957EAD" w:rsidRPr="00857657">
        <w:rPr>
          <w:rFonts w:asciiTheme="minorHAnsi" w:hAnsiTheme="minorHAnsi" w:cstheme="minorHAnsi"/>
          <w:color w:val="000000" w:themeColor="text1"/>
          <w:sz w:val="24"/>
          <w:szCs w:val="24"/>
        </w:rPr>
        <w:t>It should be no su</w:t>
      </w:r>
      <w:r w:rsidR="00F069D9" w:rsidRPr="00857657">
        <w:rPr>
          <w:rFonts w:asciiTheme="minorHAnsi" w:hAnsiTheme="minorHAnsi" w:cstheme="minorHAnsi"/>
          <w:color w:val="000000" w:themeColor="text1"/>
          <w:sz w:val="24"/>
          <w:szCs w:val="24"/>
        </w:rPr>
        <w:t>r</w:t>
      </w:r>
      <w:r w:rsidR="00957EAD" w:rsidRPr="00857657">
        <w:rPr>
          <w:rFonts w:asciiTheme="minorHAnsi" w:hAnsiTheme="minorHAnsi" w:cstheme="minorHAnsi"/>
          <w:color w:val="000000" w:themeColor="text1"/>
          <w:sz w:val="24"/>
          <w:szCs w:val="24"/>
        </w:rPr>
        <w:t>prise, consequently</w:t>
      </w:r>
      <w:r w:rsidR="000D1CB5" w:rsidRPr="00857657">
        <w:rPr>
          <w:rFonts w:asciiTheme="minorHAnsi" w:hAnsiTheme="minorHAnsi" w:cstheme="minorHAnsi"/>
          <w:color w:val="000000" w:themeColor="text1"/>
          <w:sz w:val="24"/>
          <w:szCs w:val="24"/>
        </w:rPr>
        <w:t xml:space="preserve">, that the opportunities and changes in values brought about by technological innovations have </w:t>
      </w:r>
      <w:r w:rsidR="00C17183" w:rsidRPr="00857657">
        <w:rPr>
          <w:rFonts w:asciiTheme="minorHAnsi" w:hAnsiTheme="minorHAnsi" w:cstheme="minorHAnsi"/>
          <w:color w:val="000000" w:themeColor="text1"/>
          <w:sz w:val="24"/>
          <w:szCs w:val="24"/>
        </w:rPr>
        <w:t>grown to</w:t>
      </w:r>
      <w:r w:rsidR="0001661E" w:rsidRPr="00857657">
        <w:rPr>
          <w:rFonts w:asciiTheme="minorHAnsi" w:hAnsiTheme="minorHAnsi" w:cstheme="minorHAnsi"/>
          <w:color w:val="000000" w:themeColor="text1"/>
          <w:sz w:val="24"/>
          <w:szCs w:val="24"/>
        </w:rPr>
        <w:t xml:space="preserve"> </w:t>
      </w:r>
      <w:r w:rsidR="002121F7" w:rsidRPr="00857657">
        <w:rPr>
          <w:rFonts w:asciiTheme="minorHAnsi" w:hAnsiTheme="minorHAnsi" w:cstheme="minorHAnsi"/>
          <w:color w:val="000000" w:themeColor="text1"/>
          <w:sz w:val="24"/>
          <w:szCs w:val="24"/>
        </w:rPr>
        <w:t>“significantly affect multiple facets of education”</w:t>
      </w:r>
      <w:r w:rsidR="00BA2DF5" w:rsidRPr="00857657">
        <w:rPr>
          <w:rFonts w:asciiTheme="minorHAnsi" w:hAnsiTheme="minorHAnsi" w:cstheme="minorHAnsi"/>
          <w:color w:val="000000" w:themeColor="text1"/>
          <w:sz w:val="24"/>
          <w:szCs w:val="24"/>
        </w:rPr>
        <w:t xml:space="preserve"> </w:t>
      </w:r>
      <w:r w:rsidR="00653DF5" w:rsidRPr="00857657">
        <w:rPr>
          <w:rFonts w:asciiTheme="minorHAnsi" w:hAnsiTheme="minorHAnsi" w:cstheme="minorHAnsi"/>
          <w:color w:val="000000" w:themeColor="text1"/>
          <w:sz w:val="24"/>
          <w:szCs w:val="24"/>
        </w:rPr>
        <w:t>(</w:t>
      </w:r>
      <w:r w:rsidR="009C3275" w:rsidRPr="00857657">
        <w:rPr>
          <w:rFonts w:asciiTheme="minorHAnsi" w:hAnsiTheme="minorHAnsi" w:cstheme="minorHAnsi"/>
          <w:color w:val="000000" w:themeColor="text1"/>
          <w:sz w:val="24"/>
          <w:szCs w:val="24"/>
        </w:rPr>
        <w:t>O</w:t>
      </w:r>
      <w:r w:rsidR="009F13D3" w:rsidRPr="00857657">
        <w:rPr>
          <w:rFonts w:asciiTheme="minorHAnsi" w:hAnsiTheme="minorHAnsi" w:cstheme="minorHAnsi"/>
          <w:color w:val="000000" w:themeColor="text1"/>
          <w:sz w:val="24"/>
          <w:szCs w:val="24"/>
        </w:rPr>
        <w:t>ECD, 201</w:t>
      </w:r>
      <w:r w:rsidR="00653DF5" w:rsidRPr="00857657">
        <w:rPr>
          <w:rFonts w:asciiTheme="minorHAnsi" w:hAnsiTheme="minorHAnsi" w:cstheme="minorHAnsi"/>
          <w:color w:val="000000" w:themeColor="text1"/>
          <w:sz w:val="24"/>
          <w:szCs w:val="24"/>
        </w:rPr>
        <w:t>9b</w:t>
      </w:r>
      <w:r w:rsidR="00C17183" w:rsidRPr="00857657">
        <w:rPr>
          <w:rFonts w:asciiTheme="minorHAnsi" w:hAnsiTheme="minorHAnsi" w:cstheme="minorHAnsi"/>
          <w:color w:val="000000" w:themeColor="text1"/>
          <w:sz w:val="24"/>
          <w:szCs w:val="24"/>
        </w:rPr>
        <w:t>, p.3</w:t>
      </w:r>
      <w:r w:rsidR="009F13D3" w:rsidRPr="00857657">
        <w:rPr>
          <w:rFonts w:asciiTheme="minorHAnsi" w:hAnsiTheme="minorHAnsi" w:cstheme="minorHAnsi"/>
          <w:color w:val="000000" w:themeColor="text1"/>
          <w:sz w:val="24"/>
          <w:szCs w:val="24"/>
        </w:rPr>
        <w:t>).</w:t>
      </w:r>
      <w:r w:rsidR="00BE5AE9" w:rsidRPr="00857657">
        <w:rPr>
          <w:rFonts w:asciiTheme="minorHAnsi" w:hAnsiTheme="minorHAnsi" w:cstheme="minorHAnsi"/>
          <w:color w:val="000000" w:themeColor="text1"/>
          <w:sz w:val="24"/>
          <w:szCs w:val="24"/>
        </w:rPr>
        <w:t xml:space="preserve"> </w:t>
      </w:r>
      <w:ins w:id="14" w:author="MAC LIATHAIN, CIAN" w:date="2021-03-11T13:18:00Z">
        <w:r w:rsidR="008B016E">
          <w:rPr>
            <w:rFonts w:asciiTheme="minorHAnsi" w:hAnsiTheme="minorHAnsi" w:cstheme="minorHAnsi"/>
            <w:color w:val="000000" w:themeColor="text1"/>
            <w:sz w:val="24"/>
            <w:szCs w:val="24"/>
          </w:rPr>
          <w:t>Neverthe</w:t>
        </w:r>
      </w:ins>
      <w:ins w:id="15" w:author="MAC LIATHAIN, CIAN" w:date="2021-03-11T13:19:00Z">
        <w:r w:rsidR="008B016E">
          <w:rPr>
            <w:rFonts w:asciiTheme="minorHAnsi" w:hAnsiTheme="minorHAnsi" w:cstheme="minorHAnsi"/>
            <w:color w:val="000000" w:themeColor="text1"/>
            <w:sz w:val="24"/>
            <w:szCs w:val="24"/>
          </w:rPr>
          <w:t>less, t</w:t>
        </w:r>
      </w:ins>
      <w:del w:id="16" w:author="MAC LIATHAIN, CIAN" w:date="2021-03-11T13:19:00Z">
        <w:r w:rsidR="00F069D9" w:rsidRPr="00857657" w:rsidDel="008B016E">
          <w:rPr>
            <w:rFonts w:asciiTheme="minorHAnsi" w:hAnsiTheme="minorHAnsi" w:cstheme="minorHAnsi"/>
            <w:color w:val="000000" w:themeColor="text1"/>
            <w:sz w:val="24"/>
            <w:szCs w:val="24"/>
          </w:rPr>
          <w:delText>T</w:delText>
        </w:r>
      </w:del>
      <w:r w:rsidR="00F069D9" w:rsidRPr="00857657">
        <w:rPr>
          <w:rFonts w:asciiTheme="minorHAnsi" w:hAnsiTheme="minorHAnsi" w:cstheme="minorHAnsi"/>
          <w:color w:val="000000" w:themeColor="text1"/>
          <w:sz w:val="24"/>
          <w:szCs w:val="24"/>
        </w:rPr>
        <w:t>he</w:t>
      </w:r>
      <w:r w:rsidR="00957EAD" w:rsidRPr="00857657">
        <w:rPr>
          <w:rFonts w:asciiTheme="minorHAnsi" w:hAnsiTheme="minorHAnsi" w:cstheme="minorHAnsi"/>
          <w:color w:val="000000" w:themeColor="text1"/>
          <w:sz w:val="24"/>
          <w:szCs w:val="24"/>
        </w:rPr>
        <w:t xml:space="preserve"> history of </w:t>
      </w:r>
      <w:del w:id="17" w:author="MAC LIATHAIN, CIAN" w:date="2021-03-11T13:21:00Z">
        <w:r w:rsidR="00957EAD" w:rsidRPr="00857657" w:rsidDel="008B016E">
          <w:rPr>
            <w:rFonts w:asciiTheme="minorHAnsi" w:hAnsiTheme="minorHAnsi" w:cstheme="minorHAnsi"/>
            <w:color w:val="000000" w:themeColor="text1"/>
            <w:sz w:val="24"/>
            <w:szCs w:val="24"/>
          </w:rPr>
          <w:delText xml:space="preserve">technology use </w:delText>
        </w:r>
      </w:del>
      <w:ins w:id="18" w:author="MAC LIATHAIN, CIAN" w:date="2021-03-11T13:21:00Z">
        <w:r w:rsidR="008B016E">
          <w:rPr>
            <w:rFonts w:asciiTheme="minorHAnsi" w:hAnsiTheme="minorHAnsi" w:cstheme="minorHAnsi"/>
            <w:color w:val="000000" w:themeColor="text1"/>
            <w:sz w:val="24"/>
            <w:szCs w:val="24"/>
          </w:rPr>
          <w:t>educational technology</w:t>
        </w:r>
      </w:ins>
      <w:ins w:id="19" w:author="MAC LIATHAIN, CIAN" w:date="2021-03-11T13:19:00Z">
        <w:r w:rsidR="008B016E">
          <w:rPr>
            <w:rFonts w:asciiTheme="minorHAnsi" w:hAnsiTheme="minorHAnsi" w:cstheme="minorHAnsi"/>
            <w:color w:val="000000" w:themeColor="text1"/>
            <w:sz w:val="24"/>
            <w:szCs w:val="24"/>
          </w:rPr>
          <w:t xml:space="preserve"> </w:t>
        </w:r>
      </w:ins>
      <w:del w:id="20" w:author="MAC LIATHAIN, CIAN" w:date="2021-03-11T13:19:00Z">
        <w:r w:rsidR="00957EAD" w:rsidRPr="00857657" w:rsidDel="008B016E">
          <w:rPr>
            <w:rFonts w:asciiTheme="minorHAnsi" w:hAnsiTheme="minorHAnsi" w:cstheme="minorHAnsi"/>
            <w:color w:val="000000" w:themeColor="text1"/>
            <w:sz w:val="24"/>
            <w:szCs w:val="24"/>
          </w:rPr>
          <w:delText xml:space="preserve">in </w:delText>
        </w:r>
      </w:del>
      <w:del w:id="21" w:author="MAC LIATHAIN, CIAN" w:date="2021-03-11T13:16:00Z">
        <w:r w:rsidR="00957EAD" w:rsidRPr="00857657" w:rsidDel="008B016E">
          <w:rPr>
            <w:rFonts w:asciiTheme="minorHAnsi" w:hAnsiTheme="minorHAnsi" w:cstheme="minorHAnsi"/>
            <w:color w:val="000000" w:themeColor="text1"/>
            <w:sz w:val="24"/>
            <w:szCs w:val="24"/>
          </w:rPr>
          <w:delText>education</w:delText>
        </w:r>
      </w:del>
      <w:del w:id="22" w:author="MAC LIATHAIN, CIAN" w:date="2021-03-11T13:19:00Z">
        <w:r w:rsidR="00F069D9" w:rsidRPr="00857657" w:rsidDel="008B016E">
          <w:rPr>
            <w:rFonts w:asciiTheme="minorHAnsi" w:hAnsiTheme="minorHAnsi" w:cstheme="minorHAnsi"/>
            <w:color w:val="000000" w:themeColor="text1"/>
            <w:sz w:val="24"/>
            <w:szCs w:val="24"/>
          </w:rPr>
          <w:delText xml:space="preserve">, however, </w:delText>
        </w:r>
      </w:del>
      <w:r w:rsidR="00F069D9" w:rsidRPr="00857657">
        <w:rPr>
          <w:rFonts w:asciiTheme="minorHAnsi" w:hAnsiTheme="minorHAnsi" w:cstheme="minorHAnsi"/>
          <w:color w:val="000000" w:themeColor="text1"/>
          <w:sz w:val="24"/>
          <w:szCs w:val="24"/>
        </w:rPr>
        <w:t>has</w:t>
      </w:r>
      <w:r w:rsidR="00957EAD" w:rsidRPr="00857657">
        <w:rPr>
          <w:rFonts w:asciiTheme="minorHAnsi" w:hAnsiTheme="minorHAnsi" w:cstheme="minorHAnsi"/>
          <w:color w:val="000000" w:themeColor="text1"/>
          <w:sz w:val="24"/>
          <w:szCs w:val="24"/>
        </w:rPr>
        <w:t xml:space="preserve"> been described as resulting in disappointment and falling short of its potential to make significant long-lasting change in students’ learning (Rosenberg, 2001; Keengwe et al., 2008)</w:t>
      </w:r>
      <w:r w:rsidR="00F069D9" w:rsidRPr="00857657">
        <w:rPr>
          <w:rFonts w:asciiTheme="minorHAnsi" w:hAnsiTheme="minorHAnsi" w:cstheme="minorHAnsi"/>
          <w:color w:val="000000" w:themeColor="text1"/>
          <w:sz w:val="24"/>
          <w:szCs w:val="24"/>
        </w:rPr>
        <w:t>.</w:t>
      </w:r>
    </w:p>
    <w:p w14:paraId="30EBC54F" w14:textId="77777777" w:rsidR="00391B2C" w:rsidRPr="00857657" w:rsidRDefault="00391B2C" w:rsidP="00857657">
      <w:pPr>
        <w:suppressAutoHyphens w:val="0"/>
        <w:spacing w:line="360" w:lineRule="auto"/>
        <w:rPr>
          <w:rFonts w:asciiTheme="minorHAnsi" w:hAnsiTheme="minorHAnsi" w:cstheme="minorHAnsi"/>
          <w:color w:val="000000" w:themeColor="text1"/>
          <w:sz w:val="24"/>
          <w:szCs w:val="24"/>
        </w:rPr>
      </w:pPr>
    </w:p>
    <w:p w14:paraId="54961112" w14:textId="305469D6" w:rsidR="00092031" w:rsidRDefault="00FA1484" w:rsidP="00857657">
      <w:pPr>
        <w:suppressAutoHyphens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There is an especially strong history and synergistic relationship between technology and the subject of mathematics (Carreira et al., 2017). The simple abacus, for example, has </w:t>
      </w:r>
      <w:del w:id="23" w:author="MAC LIATHAIN, CIAN" w:date="2021-01-29T11:00:00Z">
        <w:r w:rsidRPr="00857657" w:rsidDel="00D926A5">
          <w:rPr>
            <w:rFonts w:asciiTheme="minorHAnsi" w:hAnsiTheme="minorHAnsi" w:cstheme="minorHAnsi"/>
            <w:color w:val="000000" w:themeColor="text1"/>
            <w:sz w:val="24"/>
            <w:szCs w:val="24"/>
          </w:rPr>
          <w:delText xml:space="preserve">developed </w:delText>
        </w:r>
      </w:del>
      <w:ins w:id="24" w:author="MAC LIATHAIN, CIAN" w:date="2021-01-29T11:00:00Z">
        <w:r w:rsidR="00D926A5">
          <w:rPr>
            <w:rFonts w:asciiTheme="minorHAnsi" w:hAnsiTheme="minorHAnsi" w:cstheme="minorHAnsi"/>
            <w:color w:val="000000" w:themeColor="text1"/>
            <w:sz w:val="24"/>
            <w:szCs w:val="24"/>
          </w:rPr>
          <w:t>evolved</w:t>
        </w:r>
        <w:r w:rsidR="00D926A5" w:rsidRPr="00857657">
          <w:rPr>
            <w:rFonts w:asciiTheme="minorHAnsi" w:hAnsiTheme="minorHAnsi" w:cstheme="minorHAnsi"/>
            <w:color w:val="000000" w:themeColor="text1"/>
            <w:sz w:val="24"/>
            <w:szCs w:val="24"/>
          </w:rPr>
          <w:t xml:space="preserve"> </w:t>
        </w:r>
      </w:ins>
      <w:r w:rsidRPr="00857657">
        <w:rPr>
          <w:rFonts w:asciiTheme="minorHAnsi" w:hAnsiTheme="minorHAnsi" w:cstheme="minorHAnsi"/>
          <w:color w:val="000000" w:themeColor="text1"/>
          <w:sz w:val="24"/>
          <w:szCs w:val="24"/>
        </w:rPr>
        <w:t xml:space="preserve">into </w:t>
      </w:r>
      <w:ins w:id="25" w:author="MAC LIATHAIN, CIAN" w:date="2021-01-29T11:00:00Z">
        <w:r w:rsidR="00D926A5">
          <w:rPr>
            <w:rFonts w:asciiTheme="minorHAnsi" w:hAnsiTheme="minorHAnsi" w:cstheme="minorHAnsi"/>
            <w:color w:val="000000" w:themeColor="text1"/>
            <w:sz w:val="24"/>
            <w:szCs w:val="24"/>
          </w:rPr>
          <w:t>the</w:t>
        </w:r>
      </w:ins>
      <w:del w:id="26" w:author="MAC LIATHAIN, CIAN" w:date="2021-01-29T11:00:00Z">
        <w:r w:rsidRPr="00857657" w:rsidDel="00D926A5">
          <w:rPr>
            <w:rFonts w:asciiTheme="minorHAnsi" w:hAnsiTheme="minorHAnsi" w:cstheme="minorHAnsi"/>
            <w:color w:val="000000" w:themeColor="text1"/>
            <w:sz w:val="24"/>
            <w:szCs w:val="24"/>
          </w:rPr>
          <w:delText>a</w:delText>
        </w:r>
      </w:del>
      <w:r w:rsidRPr="00857657">
        <w:rPr>
          <w:rFonts w:asciiTheme="minorHAnsi" w:hAnsiTheme="minorHAnsi" w:cstheme="minorHAnsi"/>
          <w:color w:val="000000" w:themeColor="text1"/>
          <w:sz w:val="24"/>
          <w:szCs w:val="24"/>
        </w:rPr>
        <w:t xml:space="preserve"> modern calculator that is undeniably useful at all levels of mathematical education. </w:t>
      </w:r>
      <w:del w:id="27" w:author="MAC LIATHAIN, CIAN" w:date="2021-01-31T08:51:00Z">
        <w:r w:rsidRPr="00857657" w:rsidDel="0075737B">
          <w:rPr>
            <w:rFonts w:asciiTheme="minorHAnsi" w:hAnsiTheme="minorHAnsi" w:cstheme="minorHAnsi"/>
            <w:color w:val="000000" w:themeColor="text1"/>
            <w:sz w:val="24"/>
            <w:szCs w:val="24"/>
          </w:rPr>
          <w:delText xml:space="preserve"> </w:delText>
        </w:r>
      </w:del>
      <w:r w:rsidRPr="00857657">
        <w:rPr>
          <w:rFonts w:asciiTheme="minorHAnsi" w:hAnsiTheme="minorHAnsi" w:cstheme="minorHAnsi"/>
          <w:color w:val="000000" w:themeColor="text1"/>
          <w:sz w:val="24"/>
          <w:szCs w:val="24"/>
        </w:rPr>
        <w:t xml:space="preserve">Conversely, </w:t>
      </w:r>
      <w:del w:id="28" w:author="MAC LIATHAIN, CIAN" w:date="2021-01-31T08:51:00Z">
        <w:r w:rsidRPr="00857657" w:rsidDel="0075737B">
          <w:rPr>
            <w:rFonts w:asciiTheme="minorHAnsi" w:hAnsiTheme="minorHAnsi" w:cstheme="minorHAnsi"/>
            <w:color w:val="000000" w:themeColor="text1"/>
            <w:sz w:val="24"/>
            <w:szCs w:val="24"/>
          </w:rPr>
          <w:delText xml:space="preserve">any </w:delText>
        </w:r>
      </w:del>
      <w:ins w:id="29" w:author="MAC LIATHAIN, CIAN" w:date="2021-01-31T08:52:00Z">
        <w:r w:rsidR="0075737B">
          <w:rPr>
            <w:rFonts w:asciiTheme="minorHAnsi" w:hAnsiTheme="minorHAnsi" w:cstheme="minorHAnsi"/>
            <w:color w:val="000000" w:themeColor="text1"/>
            <w:sz w:val="24"/>
            <w:szCs w:val="24"/>
          </w:rPr>
          <w:t xml:space="preserve">the workings of </w:t>
        </w:r>
      </w:ins>
      <w:del w:id="30" w:author="MAC LIATHAIN, CIAN" w:date="2021-01-29T11:23:00Z">
        <w:r w:rsidRPr="00857657" w:rsidDel="00871C2D">
          <w:rPr>
            <w:rFonts w:asciiTheme="minorHAnsi" w:hAnsiTheme="minorHAnsi" w:cstheme="minorHAnsi"/>
            <w:color w:val="000000" w:themeColor="text1"/>
            <w:sz w:val="24"/>
            <w:szCs w:val="24"/>
          </w:rPr>
          <w:delText>technology that involves software</w:delText>
        </w:r>
      </w:del>
      <w:ins w:id="31" w:author="MAC LIATHAIN, CIAN" w:date="2021-01-29T11:23:00Z">
        <w:r w:rsidR="00871C2D">
          <w:rPr>
            <w:rFonts w:asciiTheme="minorHAnsi" w:hAnsiTheme="minorHAnsi" w:cstheme="minorHAnsi"/>
            <w:color w:val="000000" w:themeColor="text1"/>
            <w:sz w:val="24"/>
            <w:szCs w:val="24"/>
          </w:rPr>
          <w:t>modern technology</w:t>
        </w:r>
      </w:ins>
      <w:r w:rsidRPr="00857657">
        <w:rPr>
          <w:rFonts w:asciiTheme="minorHAnsi" w:hAnsiTheme="minorHAnsi" w:cstheme="minorHAnsi"/>
          <w:color w:val="000000" w:themeColor="text1"/>
          <w:sz w:val="24"/>
          <w:szCs w:val="24"/>
        </w:rPr>
        <w:t xml:space="preserve"> </w:t>
      </w:r>
      <w:del w:id="32" w:author="MAC LIATHAIN, CIAN" w:date="2021-01-29T11:25:00Z">
        <w:r w:rsidRPr="00857657" w:rsidDel="00871C2D">
          <w:rPr>
            <w:rFonts w:asciiTheme="minorHAnsi" w:hAnsiTheme="minorHAnsi" w:cstheme="minorHAnsi"/>
            <w:color w:val="000000" w:themeColor="text1"/>
            <w:sz w:val="24"/>
            <w:szCs w:val="24"/>
          </w:rPr>
          <w:delText xml:space="preserve">has </w:delText>
        </w:r>
      </w:del>
      <w:del w:id="33" w:author="MAC LIATHAIN, CIAN" w:date="2021-01-29T11:24:00Z">
        <w:r w:rsidRPr="00857657" w:rsidDel="00871C2D">
          <w:rPr>
            <w:rFonts w:asciiTheme="minorHAnsi" w:hAnsiTheme="minorHAnsi" w:cstheme="minorHAnsi"/>
            <w:color w:val="000000" w:themeColor="text1"/>
            <w:sz w:val="24"/>
            <w:szCs w:val="24"/>
          </w:rPr>
          <w:delText>its foundation</w:delText>
        </w:r>
      </w:del>
      <w:ins w:id="34" w:author="MAC LIATHAIN, CIAN" w:date="2021-01-31T08:52:00Z">
        <w:r w:rsidR="0075737B">
          <w:rPr>
            <w:rFonts w:asciiTheme="minorHAnsi" w:hAnsiTheme="minorHAnsi" w:cstheme="minorHAnsi"/>
            <w:color w:val="000000" w:themeColor="text1"/>
            <w:sz w:val="24"/>
            <w:szCs w:val="24"/>
          </w:rPr>
          <w:t>are</w:t>
        </w:r>
      </w:ins>
      <w:r w:rsidRPr="00857657">
        <w:rPr>
          <w:rFonts w:asciiTheme="minorHAnsi" w:hAnsiTheme="minorHAnsi" w:cstheme="minorHAnsi"/>
          <w:color w:val="000000" w:themeColor="text1"/>
          <w:sz w:val="24"/>
          <w:szCs w:val="24"/>
        </w:rPr>
        <w:t xml:space="preserve"> firmly cemented in the binary mathematics of ones and zeros</w:t>
      </w:r>
      <w:ins w:id="35" w:author="MAC LIATHAIN, CIAN" w:date="2021-01-29T11:24:00Z">
        <w:r w:rsidR="00871C2D">
          <w:rPr>
            <w:rFonts w:asciiTheme="minorHAnsi" w:hAnsiTheme="minorHAnsi" w:cstheme="minorHAnsi"/>
            <w:color w:val="000000" w:themeColor="text1"/>
            <w:sz w:val="24"/>
            <w:szCs w:val="24"/>
          </w:rPr>
          <w:t xml:space="preserve"> behind the scenes</w:t>
        </w:r>
      </w:ins>
      <w:r w:rsidRPr="00857657">
        <w:rPr>
          <w:rFonts w:asciiTheme="minorHAnsi" w:hAnsiTheme="minorHAnsi" w:cstheme="minorHAnsi"/>
          <w:color w:val="000000" w:themeColor="text1"/>
          <w:sz w:val="24"/>
          <w:szCs w:val="24"/>
        </w:rPr>
        <w:t xml:space="preserve">. Hansson (2019, p. 117) emphatically states that “modern technology would be unthinkable without mathematics. The relationship is reciprocal since mathematics also needs technology.” </w:t>
      </w:r>
    </w:p>
    <w:p w14:paraId="51733FD4" w14:textId="77777777" w:rsidR="00391B2C" w:rsidRPr="00857657" w:rsidRDefault="00391B2C" w:rsidP="00857657">
      <w:pPr>
        <w:suppressAutoHyphens w:val="0"/>
        <w:spacing w:line="360" w:lineRule="auto"/>
        <w:rPr>
          <w:rFonts w:asciiTheme="minorHAnsi" w:hAnsiTheme="minorHAnsi" w:cstheme="minorHAnsi"/>
          <w:color w:val="000000" w:themeColor="text1"/>
          <w:sz w:val="24"/>
          <w:szCs w:val="24"/>
        </w:rPr>
      </w:pPr>
    </w:p>
    <w:p w14:paraId="67BFB491" w14:textId="11788941" w:rsidR="00FA1484" w:rsidRPr="00857657" w:rsidDel="008B016E" w:rsidRDefault="00FA1484" w:rsidP="00857657">
      <w:pPr>
        <w:suppressAutoHyphens w:val="0"/>
        <w:spacing w:line="360" w:lineRule="auto"/>
        <w:rPr>
          <w:del w:id="36" w:author="MAC LIATHAIN, CIAN" w:date="2021-03-11T13:24:00Z"/>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This strong relationship does not necessarily mean that applying technology to mathematical teaching will result in increased student learning, however. </w:t>
      </w:r>
      <w:r w:rsidR="00092031" w:rsidRPr="00857657">
        <w:rPr>
          <w:rFonts w:asciiTheme="minorHAnsi" w:hAnsiTheme="minorHAnsi" w:cstheme="minorHAnsi"/>
          <w:color w:val="000000" w:themeColor="text1"/>
          <w:sz w:val="24"/>
          <w:szCs w:val="24"/>
        </w:rPr>
        <w:t>The OECD (2015, p.15) explain that the complicated relationship between students, technology, and learning has meant</w:t>
      </w:r>
      <w:ins w:id="37" w:author="MAC LIATHAIN, CIAN" w:date="2021-03-11T13:20:00Z">
        <w:r w:rsidR="008B016E">
          <w:rPr>
            <w:rFonts w:asciiTheme="minorHAnsi" w:hAnsiTheme="minorHAnsi" w:cstheme="minorHAnsi"/>
            <w:color w:val="000000" w:themeColor="text1"/>
            <w:sz w:val="24"/>
            <w:szCs w:val="24"/>
          </w:rPr>
          <w:t xml:space="preserve"> that</w:t>
        </w:r>
      </w:ins>
      <w:r w:rsidR="00092031" w:rsidRPr="00857657">
        <w:rPr>
          <w:rFonts w:asciiTheme="minorHAnsi" w:hAnsiTheme="minorHAnsi" w:cstheme="minorHAnsi"/>
          <w:color w:val="000000" w:themeColor="text1"/>
          <w:sz w:val="24"/>
          <w:szCs w:val="24"/>
        </w:rPr>
        <w:t xml:space="preserve"> “the real contributions ICT can make to teaching and learning have yet to be fully realised and exploited”. Studies</w:t>
      </w:r>
      <w:r w:rsidRPr="00857657">
        <w:rPr>
          <w:rFonts w:asciiTheme="minorHAnsi" w:hAnsiTheme="minorHAnsi" w:cstheme="minorHAnsi"/>
          <w:color w:val="000000" w:themeColor="text1"/>
          <w:sz w:val="24"/>
          <w:szCs w:val="24"/>
        </w:rPr>
        <w:t xml:space="preserve"> </w:t>
      </w:r>
      <w:r w:rsidR="00092031" w:rsidRPr="00857657">
        <w:rPr>
          <w:rFonts w:asciiTheme="minorHAnsi" w:hAnsiTheme="minorHAnsi" w:cstheme="minorHAnsi"/>
          <w:color w:val="000000" w:themeColor="text1"/>
          <w:sz w:val="24"/>
          <w:szCs w:val="24"/>
        </w:rPr>
        <w:t>have</w:t>
      </w:r>
      <w:r w:rsidRPr="00857657">
        <w:rPr>
          <w:rFonts w:asciiTheme="minorHAnsi" w:hAnsiTheme="minorHAnsi" w:cstheme="minorHAnsi"/>
          <w:color w:val="000000" w:themeColor="text1"/>
          <w:sz w:val="24"/>
          <w:szCs w:val="24"/>
        </w:rPr>
        <w:t xml:space="preserve"> shown that technological resources used in a way </w:t>
      </w:r>
      <w:r w:rsidRPr="00857657">
        <w:rPr>
          <w:rFonts w:asciiTheme="minorHAnsi" w:hAnsiTheme="minorHAnsi" w:cstheme="minorHAnsi"/>
          <w:color w:val="000000" w:themeColor="text1"/>
          <w:sz w:val="24"/>
          <w:szCs w:val="24"/>
        </w:rPr>
        <w:lastRenderedPageBreak/>
        <w:t>that is not effectively integrated into practice will not result in better learning and may in fact be a detriment to it (Tolmie, 2001; Mangen et al., 2015).</w:t>
      </w:r>
      <w:r w:rsidR="00092031" w:rsidRPr="00857657">
        <w:rPr>
          <w:rFonts w:asciiTheme="minorHAnsi" w:hAnsiTheme="minorHAnsi" w:cstheme="minorHAnsi"/>
          <w:color w:val="000000" w:themeColor="text1"/>
          <w:sz w:val="24"/>
          <w:szCs w:val="24"/>
        </w:rPr>
        <w:t xml:space="preserve"> </w:t>
      </w:r>
      <w:bookmarkStart w:id="38" w:name="OLE_LINK3"/>
      <w:bookmarkStart w:id="39" w:name="OLE_LINK4"/>
      <w:r w:rsidR="00092031" w:rsidRPr="00857657">
        <w:rPr>
          <w:rFonts w:asciiTheme="minorHAnsi" w:hAnsiTheme="minorHAnsi" w:cstheme="minorHAnsi"/>
          <w:color w:val="000000" w:themeColor="text1"/>
          <w:sz w:val="24"/>
          <w:szCs w:val="24"/>
        </w:rPr>
        <w:t>Accordingly</w:t>
      </w:r>
      <w:bookmarkEnd w:id="38"/>
      <w:bookmarkEnd w:id="39"/>
      <w:r w:rsidR="00092031" w:rsidRPr="00857657">
        <w:rPr>
          <w:rFonts w:asciiTheme="minorHAnsi" w:hAnsiTheme="minorHAnsi" w:cstheme="minorHAnsi"/>
          <w:color w:val="000000" w:themeColor="text1"/>
          <w:sz w:val="24"/>
          <w:szCs w:val="24"/>
        </w:rPr>
        <w:t>, c</w:t>
      </w:r>
      <w:r w:rsidRPr="00857657">
        <w:rPr>
          <w:rFonts w:asciiTheme="minorHAnsi" w:hAnsiTheme="minorHAnsi" w:cstheme="minorHAnsi"/>
          <w:color w:val="000000" w:themeColor="text1"/>
          <w:sz w:val="24"/>
          <w:szCs w:val="24"/>
        </w:rPr>
        <w:t xml:space="preserve">ontrasting views on the efficacy of technology use in education have resulted in differing cultures in schools. Perhaps the most prominent example of this, in Ireland and internationally, is the emergence of “tech-driven” schools that are strongly aligned with tech-driven pedagogies (Marcus-Quinn et al., 2019). In contrast, France has issued a blanket ban on mobile phone use in schools, as have individual schools throughout Ireland and elsewhere (Marcus-Quinn et al., 2019). </w:t>
      </w:r>
    </w:p>
    <w:p w14:paraId="375B5629" w14:textId="58BB51C8" w:rsidR="006022B5" w:rsidRDefault="00092031" w:rsidP="00857657">
      <w:pPr>
        <w:suppressAutoHyphens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There has been</w:t>
      </w:r>
      <w:r w:rsidR="004B04BD" w:rsidRPr="00857657">
        <w:rPr>
          <w:rFonts w:asciiTheme="minorHAnsi" w:hAnsiTheme="minorHAnsi" w:cstheme="minorHAnsi"/>
          <w:color w:val="000000" w:themeColor="text1"/>
          <w:sz w:val="24"/>
          <w:szCs w:val="24"/>
        </w:rPr>
        <w:t xml:space="preserve"> a call for educational policy to </w:t>
      </w:r>
      <w:r w:rsidR="00717008" w:rsidRPr="00857657">
        <w:rPr>
          <w:rFonts w:asciiTheme="minorHAnsi" w:hAnsiTheme="minorHAnsi" w:cstheme="minorHAnsi"/>
          <w:color w:val="000000" w:themeColor="text1"/>
          <w:sz w:val="24"/>
          <w:szCs w:val="24"/>
        </w:rPr>
        <w:t xml:space="preserve">acknowledge the place of technology in the wider educational context, </w:t>
      </w:r>
      <w:del w:id="40" w:author="MAC LIATHAIN, CIAN" w:date="2021-03-11T13:24:00Z">
        <w:r w:rsidR="005856C3" w:rsidRPr="00857657" w:rsidDel="008B016E">
          <w:rPr>
            <w:rFonts w:asciiTheme="minorHAnsi" w:hAnsiTheme="minorHAnsi" w:cstheme="minorHAnsi"/>
            <w:color w:val="000000" w:themeColor="text1"/>
            <w:sz w:val="24"/>
            <w:szCs w:val="24"/>
          </w:rPr>
          <w:delText>emphasising</w:delText>
        </w:r>
        <w:r w:rsidR="00E72E1C" w:rsidRPr="00857657" w:rsidDel="008B016E">
          <w:rPr>
            <w:rFonts w:asciiTheme="minorHAnsi" w:hAnsiTheme="minorHAnsi" w:cstheme="minorHAnsi"/>
            <w:color w:val="000000" w:themeColor="text1"/>
            <w:sz w:val="24"/>
            <w:szCs w:val="24"/>
          </w:rPr>
          <w:delText xml:space="preserve"> </w:delText>
        </w:r>
      </w:del>
      <w:ins w:id="41" w:author="MAC LIATHAIN, CIAN" w:date="2021-03-11T13:24:00Z">
        <w:r w:rsidR="008B016E">
          <w:rPr>
            <w:rFonts w:asciiTheme="minorHAnsi" w:hAnsiTheme="minorHAnsi" w:cstheme="minorHAnsi"/>
            <w:color w:val="000000" w:themeColor="text1"/>
            <w:sz w:val="24"/>
            <w:szCs w:val="24"/>
          </w:rPr>
          <w:t>stressing</w:t>
        </w:r>
        <w:r w:rsidR="008B016E" w:rsidRPr="00857657">
          <w:rPr>
            <w:rFonts w:asciiTheme="minorHAnsi" w:hAnsiTheme="minorHAnsi" w:cstheme="minorHAnsi"/>
            <w:color w:val="000000" w:themeColor="text1"/>
            <w:sz w:val="24"/>
            <w:szCs w:val="24"/>
          </w:rPr>
          <w:t xml:space="preserve"> </w:t>
        </w:r>
      </w:ins>
      <w:r w:rsidR="00717008" w:rsidRPr="00857657">
        <w:rPr>
          <w:rFonts w:asciiTheme="minorHAnsi" w:hAnsiTheme="minorHAnsi" w:cstheme="minorHAnsi"/>
          <w:color w:val="000000" w:themeColor="text1"/>
          <w:sz w:val="24"/>
          <w:szCs w:val="24"/>
        </w:rPr>
        <w:t xml:space="preserve">that </w:t>
      </w:r>
      <w:r w:rsidR="005856C3" w:rsidRPr="00857657">
        <w:rPr>
          <w:rFonts w:asciiTheme="minorHAnsi" w:hAnsiTheme="minorHAnsi" w:cstheme="minorHAnsi"/>
          <w:color w:val="000000" w:themeColor="text1"/>
          <w:sz w:val="24"/>
          <w:szCs w:val="24"/>
        </w:rPr>
        <w:t>changes</w:t>
      </w:r>
      <w:r w:rsidR="00717008" w:rsidRPr="00857657">
        <w:rPr>
          <w:rFonts w:asciiTheme="minorHAnsi" w:hAnsiTheme="minorHAnsi" w:cstheme="minorHAnsi"/>
          <w:color w:val="000000" w:themeColor="text1"/>
          <w:sz w:val="24"/>
          <w:szCs w:val="24"/>
        </w:rPr>
        <w:t xml:space="preserve"> are also required </w:t>
      </w:r>
      <w:del w:id="42" w:author="MAC LIATHAIN, CIAN" w:date="2021-01-29T11:03:00Z">
        <w:r w:rsidR="00717008" w:rsidRPr="00857657" w:rsidDel="00D926A5">
          <w:rPr>
            <w:rFonts w:asciiTheme="minorHAnsi" w:hAnsiTheme="minorHAnsi" w:cstheme="minorHAnsi"/>
            <w:color w:val="000000" w:themeColor="text1"/>
            <w:sz w:val="24"/>
            <w:szCs w:val="24"/>
          </w:rPr>
          <w:delText>in areas like</w:delText>
        </w:r>
      </w:del>
      <w:ins w:id="43" w:author="MAC LIATHAIN, CIAN" w:date="2021-01-29T11:03:00Z">
        <w:r w:rsidR="00D926A5">
          <w:rPr>
            <w:rFonts w:asciiTheme="minorHAnsi" w:hAnsiTheme="minorHAnsi" w:cstheme="minorHAnsi"/>
            <w:color w:val="000000" w:themeColor="text1"/>
            <w:sz w:val="24"/>
            <w:szCs w:val="24"/>
          </w:rPr>
          <w:t>to</w:t>
        </w:r>
      </w:ins>
      <w:r w:rsidR="00717008" w:rsidRPr="00857657">
        <w:rPr>
          <w:rFonts w:asciiTheme="minorHAnsi" w:hAnsiTheme="minorHAnsi" w:cstheme="minorHAnsi"/>
          <w:color w:val="000000" w:themeColor="text1"/>
          <w:sz w:val="24"/>
          <w:szCs w:val="24"/>
        </w:rPr>
        <w:t xml:space="preserve"> pedagogy and assessment for technology to have a significant</w:t>
      </w:r>
      <w:ins w:id="44" w:author="MAC LIATHAIN, CIAN" w:date="2021-01-29T11:02:00Z">
        <w:r w:rsidR="00D926A5">
          <w:rPr>
            <w:rFonts w:asciiTheme="minorHAnsi" w:hAnsiTheme="minorHAnsi" w:cstheme="minorHAnsi"/>
            <w:color w:val="000000" w:themeColor="text1"/>
            <w:sz w:val="24"/>
            <w:szCs w:val="24"/>
          </w:rPr>
          <w:t>,</w:t>
        </w:r>
      </w:ins>
      <w:ins w:id="45" w:author="MAC LIATHAIN, CIAN" w:date="2021-01-29T11:03:00Z">
        <w:r w:rsidR="00D926A5">
          <w:rPr>
            <w:rFonts w:asciiTheme="minorHAnsi" w:hAnsiTheme="minorHAnsi" w:cstheme="minorHAnsi"/>
            <w:color w:val="000000" w:themeColor="text1"/>
            <w:sz w:val="24"/>
            <w:szCs w:val="24"/>
          </w:rPr>
          <w:t xml:space="preserve"> </w:t>
        </w:r>
      </w:ins>
      <w:ins w:id="46" w:author="MAC LIATHAIN, CIAN" w:date="2021-01-29T11:02:00Z">
        <w:r w:rsidR="00D926A5">
          <w:rPr>
            <w:rFonts w:asciiTheme="minorHAnsi" w:hAnsiTheme="minorHAnsi" w:cstheme="minorHAnsi"/>
            <w:color w:val="000000" w:themeColor="text1"/>
            <w:sz w:val="24"/>
            <w:szCs w:val="24"/>
          </w:rPr>
          <w:t>positive,</w:t>
        </w:r>
      </w:ins>
      <w:r w:rsidR="00717008" w:rsidRPr="00857657">
        <w:rPr>
          <w:rFonts w:asciiTheme="minorHAnsi" w:hAnsiTheme="minorHAnsi" w:cstheme="minorHAnsi"/>
          <w:color w:val="000000" w:themeColor="text1"/>
          <w:sz w:val="24"/>
          <w:szCs w:val="24"/>
        </w:rPr>
        <w:t xml:space="preserve"> impact (</w:t>
      </w:r>
      <w:r w:rsidR="00054E51" w:rsidRPr="00857657">
        <w:rPr>
          <w:rFonts w:asciiTheme="minorHAnsi" w:hAnsiTheme="minorHAnsi" w:cstheme="minorHAnsi"/>
          <w:color w:val="000000" w:themeColor="text1"/>
          <w:sz w:val="24"/>
          <w:szCs w:val="24"/>
        </w:rPr>
        <w:t>Keengwe et al.</w:t>
      </w:r>
      <w:r w:rsidR="00717008" w:rsidRPr="00857657">
        <w:rPr>
          <w:rFonts w:asciiTheme="minorHAnsi" w:hAnsiTheme="minorHAnsi" w:cstheme="minorHAnsi"/>
          <w:color w:val="000000" w:themeColor="text1"/>
          <w:sz w:val="24"/>
          <w:szCs w:val="24"/>
        </w:rPr>
        <w:t>, 200</w:t>
      </w:r>
      <w:r w:rsidR="00054E51" w:rsidRPr="00857657">
        <w:rPr>
          <w:rFonts w:asciiTheme="minorHAnsi" w:hAnsiTheme="minorHAnsi" w:cstheme="minorHAnsi"/>
          <w:color w:val="000000" w:themeColor="text1"/>
          <w:sz w:val="24"/>
          <w:szCs w:val="24"/>
        </w:rPr>
        <w:t>8</w:t>
      </w:r>
      <w:r w:rsidR="00E72E1C" w:rsidRPr="00857657">
        <w:rPr>
          <w:rFonts w:asciiTheme="minorHAnsi" w:hAnsiTheme="minorHAnsi" w:cstheme="minorHAnsi"/>
          <w:color w:val="000000" w:themeColor="text1"/>
          <w:sz w:val="24"/>
          <w:szCs w:val="24"/>
        </w:rPr>
        <w:t>; OECD, 2015</w:t>
      </w:r>
      <w:r w:rsidR="00717008" w:rsidRPr="00857657">
        <w:rPr>
          <w:rFonts w:asciiTheme="minorHAnsi" w:hAnsiTheme="minorHAnsi" w:cstheme="minorHAnsi"/>
          <w:color w:val="000000" w:themeColor="text1"/>
          <w:sz w:val="24"/>
          <w:szCs w:val="24"/>
        </w:rPr>
        <w:t>).</w:t>
      </w:r>
    </w:p>
    <w:p w14:paraId="2665E2BF" w14:textId="77777777" w:rsidR="00391B2C" w:rsidRPr="00857657" w:rsidRDefault="00391B2C" w:rsidP="00857657">
      <w:pPr>
        <w:suppressAutoHyphens w:val="0"/>
        <w:spacing w:line="360" w:lineRule="auto"/>
        <w:rPr>
          <w:rFonts w:asciiTheme="minorHAnsi" w:hAnsiTheme="minorHAnsi" w:cstheme="minorHAnsi"/>
          <w:color w:val="000000" w:themeColor="text1"/>
          <w:sz w:val="24"/>
          <w:szCs w:val="24"/>
        </w:rPr>
      </w:pPr>
    </w:p>
    <w:p w14:paraId="3CA5A29E" w14:textId="0407E993" w:rsidR="00705B8E" w:rsidRDefault="00705B8E" w:rsidP="00857657">
      <w:pPr>
        <w:suppressAutoHyphens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This review of relevant literature will investigate how educational technology</w:t>
      </w:r>
      <w:r w:rsidR="00865197" w:rsidRPr="00857657">
        <w:rPr>
          <w:rFonts w:asciiTheme="minorHAnsi" w:hAnsiTheme="minorHAnsi" w:cstheme="minorHAnsi"/>
          <w:color w:val="000000" w:themeColor="text1"/>
          <w:sz w:val="24"/>
          <w:szCs w:val="24"/>
        </w:rPr>
        <w:t xml:space="preserve"> policy in Ireland has grown over time, how educational technology </w:t>
      </w:r>
      <w:r w:rsidR="004F7944" w:rsidRPr="00857657">
        <w:rPr>
          <w:rFonts w:asciiTheme="minorHAnsi" w:hAnsiTheme="minorHAnsi" w:cstheme="minorHAnsi"/>
          <w:color w:val="000000" w:themeColor="text1"/>
          <w:sz w:val="24"/>
          <w:szCs w:val="24"/>
        </w:rPr>
        <w:t xml:space="preserve">is </w:t>
      </w:r>
      <w:ins w:id="47" w:author="MAC LIATHAIN, CIAN" w:date="2021-01-29T11:06:00Z">
        <w:r w:rsidR="00B53539">
          <w:rPr>
            <w:rFonts w:asciiTheme="minorHAnsi" w:hAnsiTheme="minorHAnsi" w:cstheme="minorHAnsi"/>
            <w:color w:val="000000" w:themeColor="text1"/>
            <w:sz w:val="24"/>
            <w:szCs w:val="24"/>
          </w:rPr>
          <w:t xml:space="preserve">currently </w:t>
        </w:r>
      </w:ins>
      <w:r w:rsidR="004F7944" w:rsidRPr="00857657">
        <w:rPr>
          <w:rFonts w:asciiTheme="minorHAnsi" w:hAnsiTheme="minorHAnsi" w:cstheme="minorHAnsi"/>
          <w:color w:val="000000" w:themeColor="text1"/>
          <w:sz w:val="24"/>
          <w:szCs w:val="24"/>
        </w:rPr>
        <w:t xml:space="preserve">being </w:t>
      </w:r>
      <w:r w:rsidR="00865197" w:rsidRPr="00857657">
        <w:rPr>
          <w:rFonts w:asciiTheme="minorHAnsi" w:hAnsiTheme="minorHAnsi" w:cstheme="minorHAnsi"/>
          <w:color w:val="000000" w:themeColor="text1"/>
          <w:sz w:val="24"/>
          <w:szCs w:val="24"/>
        </w:rPr>
        <w:t xml:space="preserve">used in mathematics classrooms, and </w:t>
      </w:r>
      <w:del w:id="48" w:author="MAC LIATHAIN, CIAN" w:date="2021-01-29T11:04:00Z">
        <w:r w:rsidR="00EF0F9E" w:rsidRPr="00857657" w:rsidDel="00D926A5">
          <w:rPr>
            <w:rFonts w:asciiTheme="minorHAnsi" w:hAnsiTheme="minorHAnsi" w:cstheme="minorHAnsi"/>
            <w:color w:val="000000" w:themeColor="text1"/>
            <w:sz w:val="24"/>
            <w:szCs w:val="24"/>
          </w:rPr>
          <w:delText>in what way</w:delText>
        </w:r>
      </w:del>
      <w:ins w:id="49" w:author="MAC LIATHAIN, CIAN" w:date="2021-03-11T13:31:00Z">
        <w:r w:rsidR="00C45CD2">
          <w:rPr>
            <w:rFonts w:asciiTheme="minorHAnsi" w:hAnsiTheme="minorHAnsi" w:cstheme="minorHAnsi"/>
            <w:color w:val="000000" w:themeColor="text1"/>
            <w:sz w:val="24"/>
            <w:szCs w:val="24"/>
          </w:rPr>
          <w:t>which aspects of</w:t>
        </w:r>
      </w:ins>
      <w:r w:rsidR="00865197" w:rsidRPr="00857657">
        <w:rPr>
          <w:rFonts w:asciiTheme="minorHAnsi" w:hAnsiTheme="minorHAnsi" w:cstheme="minorHAnsi"/>
          <w:color w:val="000000" w:themeColor="text1"/>
          <w:sz w:val="24"/>
          <w:szCs w:val="24"/>
        </w:rPr>
        <w:t xml:space="preserve"> </w:t>
      </w:r>
      <w:del w:id="50" w:author="MAC LIATHAIN, CIAN" w:date="2021-03-11T13:25:00Z">
        <w:r w:rsidR="00865197" w:rsidRPr="00857657" w:rsidDel="008B016E">
          <w:rPr>
            <w:rFonts w:asciiTheme="minorHAnsi" w:hAnsiTheme="minorHAnsi" w:cstheme="minorHAnsi"/>
            <w:color w:val="000000" w:themeColor="text1"/>
            <w:sz w:val="24"/>
            <w:szCs w:val="24"/>
          </w:rPr>
          <w:delText xml:space="preserve">might </w:delText>
        </w:r>
      </w:del>
      <w:r w:rsidR="00865197" w:rsidRPr="00857657">
        <w:rPr>
          <w:rFonts w:asciiTheme="minorHAnsi" w:hAnsiTheme="minorHAnsi" w:cstheme="minorHAnsi"/>
          <w:color w:val="000000" w:themeColor="text1"/>
          <w:sz w:val="24"/>
          <w:szCs w:val="24"/>
        </w:rPr>
        <w:t xml:space="preserve">educational technology </w:t>
      </w:r>
      <w:ins w:id="51" w:author="MAC LIATHAIN, CIAN" w:date="2021-03-11T13:25:00Z">
        <w:r w:rsidR="008B016E">
          <w:rPr>
            <w:rFonts w:asciiTheme="minorHAnsi" w:hAnsiTheme="minorHAnsi" w:cstheme="minorHAnsi"/>
            <w:color w:val="000000" w:themeColor="text1"/>
            <w:sz w:val="24"/>
            <w:szCs w:val="24"/>
          </w:rPr>
          <w:t xml:space="preserve">might </w:t>
        </w:r>
      </w:ins>
      <w:r w:rsidR="00865197" w:rsidRPr="00857657">
        <w:rPr>
          <w:rFonts w:asciiTheme="minorHAnsi" w:hAnsiTheme="minorHAnsi" w:cstheme="minorHAnsi"/>
          <w:color w:val="000000" w:themeColor="text1"/>
          <w:sz w:val="24"/>
          <w:szCs w:val="24"/>
        </w:rPr>
        <w:t>be implemented</w:t>
      </w:r>
      <w:r w:rsidR="00EF0F9E" w:rsidRPr="00857657">
        <w:rPr>
          <w:rFonts w:asciiTheme="minorHAnsi" w:hAnsiTheme="minorHAnsi" w:cstheme="minorHAnsi"/>
          <w:color w:val="000000" w:themeColor="text1"/>
          <w:sz w:val="24"/>
          <w:szCs w:val="24"/>
        </w:rPr>
        <w:t xml:space="preserve"> in the mathematics classroom</w:t>
      </w:r>
      <w:r w:rsidR="00865197" w:rsidRPr="00857657">
        <w:rPr>
          <w:rFonts w:asciiTheme="minorHAnsi" w:hAnsiTheme="minorHAnsi" w:cstheme="minorHAnsi"/>
          <w:color w:val="000000" w:themeColor="text1"/>
          <w:sz w:val="24"/>
          <w:szCs w:val="24"/>
        </w:rPr>
        <w:t xml:space="preserve"> to </w:t>
      </w:r>
      <w:r w:rsidR="0058128B" w:rsidRPr="00857657">
        <w:rPr>
          <w:rFonts w:asciiTheme="minorHAnsi" w:hAnsiTheme="minorHAnsi" w:cstheme="minorHAnsi"/>
          <w:color w:val="000000" w:themeColor="text1"/>
          <w:sz w:val="24"/>
          <w:szCs w:val="24"/>
        </w:rPr>
        <w:t>m</w:t>
      </w:r>
      <w:r w:rsidR="00865197" w:rsidRPr="00857657">
        <w:rPr>
          <w:rFonts w:asciiTheme="minorHAnsi" w:hAnsiTheme="minorHAnsi" w:cstheme="minorHAnsi"/>
          <w:color w:val="000000" w:themeColor="text1"/>
          <w:sz w:val="24"/>
          <w:szCs w:val="24"/>
        </w:rPr>
        <w:t>eet the goals of current policy.</w:t>
      </w:r>
    </w:p>
    <w:p w14:paraId="1A0F4B1C" w14:textId="77777777" w:rsidR="00391B2C" w:rsidRPr="00857657" w:rsidRDefault="00391B2C" w:rsidP="00857657">
      <w:pPr>
        <w:suppressAutoHyphens w:val="0"/>
        <w:spacing w:line="360" w:lineRule="auto"/>
        <w:rPr>
          <w:rFonts w:asciiTheme="minorHAnsi" w:hAnsiTheme="minorHAnsi" w:cstheme="minorHAnsi"/>
          <w:color w:val="000000" w:themeColor="text1"/>
          <w:sz w:val="24"/>
          <w:szCs w:val="24"/>
        </w:rPr>
      </w:pPr>
    </w:p>
    <w:p w14:paraId="7DD4A780" w14:textId="5028964B" w:rsidR="00865197" w:rsidRPr="00A70E6A" w:rsidRDefault="00865197" w:rsidP="00857657">
      <w:pPr>
        <w:suppressAutoHyphens w:val="0"/>
        <w:spacing w:line="360" w:lineRule="auto"/>
        <w:rPr>
          <w:rFonts w:asciiTheme="minorHAnsi" w:hAnsiTheme="minorHAnsi" w:cstheme="minorHAnsi"/>
          <w:b/>
          <w:bCs/>
          <w:color w:val="000000" w:themeColor="text1"/>
          <w:sz w:val="24"/>
          <w:szCs w:val="24"/>
        </w:rPr>
      </w:pPr>
      <w:r w:rsidRPr="00A70E6A">
        <w:rPr>
          <w:rFonts w:asciiTheme="minorHAnsi" w:hAnsiTheme="minorHAnsi" w:cstheme="minorHAnsi"/>
          <w:b/>
          <w:bCs/>
          <w:color w:val="000000" w:themeColor="text1"/>
          <w:sz w:val="24"/>
          <w:szCs w:val="24"/>
        </w:rPr>
        <w:t>Educational Technology Policy in Ireland</w:t>
      </w:r>
    </w:p>
    <w:p w14:paraId="7518615F" w14:textId="06942BA5" w:rsidR="008D6E71" w:rsidRPr="00857657" w:rsidDel="00B53539" w:rsidRDefault="00717008" w:rsidP="00857657">
      <w:pPr>
        <w:suppressAutoHyphens w:val="0"/>
        <w:spacing w:line="360" w:lineRule="auto"/>
        <w:rPr>
          <w:del w:id="52" w:author="MAC LIATHAIN, CIAN" w:date="2021-01-29T11:07:00Z"/>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In their analysis of educational technology policy in Ireland, Mc</w:t>
      </w:r>
      <w:r w:rsidR="00E72E1C" w:rsidRPr="00857657">
        <w:rPr>
          <w:rFonts w:asciiTheme="minorHAnsi" w:hAnsiTheme="minorHAnsi" w:cstheme="minorHAnsi"/>
          <w:color w:val="000000" w:themeColor="text1"/>
          <w:sz w:val="24"/>
          <w:szCs w:val="24"/>
        </w:rPr>
        <w:t>G</w:t>
      </w:r>
      <w:r w:rsidRPr="00857657">
        <w:rPr>
          <w:rFonts w:asciiTheme="minorHAnsi" w:hAnsiTheme="minorHAnsi" w:cstheme="minorHAnsi"/>
          <w:color w:val="000000" w:themeColor="text1"/>
          <w:sz w:val="24"/>
          <w:szCs w:val="24"/>
        </w:rPr>
        <w:t xml:space="preserve">arr &amp; Johnston (2019) identify </w:t>
      </w:r>
      <w:r w:rsidR="00900834" w:rsidRPr="00857657">
        <w:rPr>
          <w:rFonts w:asciiTheme="minorHAnsi" w:hAnsiTheme="minorHAnsi" w:cstheme="minorHAnsi"/>
          <w:color w:val="000000" w:themeColor="text1"/>
          <w:sz w:val="24"/>
          <w:szCs w:val="24"/>
        </w:rPr>
        <w:t>three</w:t>
      </w:r>
      <w:ins w:id="53" w:author="MAC LIATHAIN, CIAN" w:date="2021-01-29T11:06:00Z">
        <w:r w:rsidR="00B53539">
          <w:rPr>
            <w:rFonts w:asciiTheme="minorHAnsi" w:hAnsiTheme="minorHAnsi" w:cstheme="minorHAnsi"/>
            <w:color w:val="000000" w:themeColor="text1"/>
            <w:sz w:val="24"/>
            <w:szCs w:val="24"/>
          </w:rPr>
          <w:t xml:space="preserve"> di</w:t>
        </w:r>
      </w:ins>
      <w:ins w:id="54" w:author="MAC LIATHAIN, CIAN" w:date="2021-01-29T11:07:00Z">
        <w:r w:rsidR="00B53539">
          <w:rPr>
            <w:rFonts w:asciiTheme="minorHAnsi" w:hAnsiTheme="minorHAnsi" w:cstheme="minorHAnsi"/>
            <w:color w:val="000000" w:themeColor="text1"/>
            <w:sz w:val="24"/>
            <w:szCs w:val="24"/>
          </w:rPr>
          <w:t>stinct</w:t>
        </w:r>
      </w:ins>
      <w:r w:rsidR="00900834" w:rsidRPr="00857657">
        <w:rPr>
          <w:rFonts w:asciiTheme="minorHAnsi" w:hAnsiTheme="minorHAnsi" w:cstheme="minorHAnsi"/>
          <w:color w:val="000000" w:themeColor="text1"/>
          <w:sz w:val="24"/>
          <w:szCs w:val="24"/>
        </w:rPr>
        <w:t xml:space="preserve"> phases </w:t>
      </w:r>
      <w:del w:id="55" w:author="MAC LIATHAIN, CIAN" w:date="2021-01-29T11:06:00Z">
        <w:r w:rsidR="00900834" w:rsidRPr="00857657" w:rsidDel="00B53539">
          <w:rPr>
            <w:rFonts w:asciiTheme="minorHAnsi" w:hAnsiTheme="minorHAnsi" w:cstheme="minorHAnsi"/>
            <w:color w:val="000000" w:themeColor="text1"/>
            <w:sz w:val="24"/>
            <w:szCs w:val="24"/>
          </w:rPr>
          <w:delText xml:space="preserve">that </w:delText>
        </w:r>
      </w:del>
      <w:ins w:id="56" w:author="MAC LIATHAIN, CIAN" w:date="2021-01-29T11:06:00Z">
        <w:r w:rsidR="00B53539">
          <w:rPr>
            <w:rFonts w:asciiTheme="minorHAnsi" w:hAnsiTheme="minorHAnsi" w:cstheme="minorHAnsi"/>
            <w:color w:val="000000" w:themeColor="text1"/>
            <w:sz w:val="24"/>
            <w:szCs w:val="24"/>
          </w:rPr>
          <w:t xml:space="preserve">of </w:t>
        </w:r>
      </w:ins>
      <w:r w:rsidR="00900834" w:rsidRPr="00857657">
        <w:rPr>
          <w:rFonts w:asciiTheme="minorHAnsi" w:hAnsiTheme="minorHAnsi" w:cstheme="minorHAnsi"/>
          <w:color w:val="000000" w:themeColor="text1"/>
          <w:sz w:val="24"/>
          <w:szCs w:val="24"/>
        </w:rPr>
        <w:t xml:space="preserve">policy </w:t>
      </w:r>
      <w:del w:id="57" w:author="MAC LIATHAIN, CIAN" w:date="2021-01-29T11:07:00Z">
        <w:r w:rsidR="00900834" w:rsidRPr="00857657" w:rsidDel="00B53539">
          <w:rPr>
            <w:rFonts w:asciiTheme="minorHAnsi" w:hAnsiTheme="minorHAnsi" w:cstheme="minorHAnsi"/>
            <w:color w:val="000000" w:themeColor="text1"/>
            <w:sz w:val="24"/>
            <w:szCs w:val="24"/>
          </w:rPr>
          <w:delText>has gone throug</w:delText>
        </w:r>
        <w:r w:rsidR="006A3EB9" w:rsidRPr="00857657" w:rsidDel="00B53539">
          <w:rPr>
            <w:rFonts w:asciiTheme="minorHAnsi" w:hAnsiTheme="minorHAnsi" w:cstheme="minorHAnsi"/>
            <w:color w:val="000000" w:themeColor="text1"/>
            <w:sz w:val="24"/>
            <w:szCs w:val="24"/>
          </w:rPr>
          <w:delText>h</w:delText>
        </w:r>
        <w:r w:rsidR="008A170F" w:rsidRPr="00857657" w:rsidDel="00B53539">
          <w:rPr>
            <w:rFonts w:asciiTheme="minorHAnsi" w:hAnsiTheme="minorHAnsi" w:cstheme="minorHAnsi"/>
            <w:color w:val="000000" w:themeColor="text1"/>
            <w:sz w:val="24"/>
            <w:szCs w:val="24"/>
          </w:rPr>
          <w:delText xml:space="preserve"> as it has developed</w:delText>
        </w:r>
        <w:r w:rsidR="00900834" w:rsidRPr="00857657" w:rsidDel="00B53539">
          <w:rPr>
            <w:rFonts w:asciiTheme="minorHAnsi" w:hAnsiTheme="minorHAnsi" w:cstheme="minorHAnsi"/>
            <w:color w:val="000000" w:themeColor="text1"/>
            <w:sz w:val="24"/>
            <w:szCs w:val="24"/>
          </w:rPr>
          <w:delText xml:space="preserve"> </w:delText>
        </w:r>
      </w:del>
      <w:r w:rsidR="00612E7D" w:rsidRPr="00857657">
        <w:rPr>
          <w:rFonts w:asciiTheme="minorHAnsi" w:hAnsiTheme="minorHAnsi" w:cstheme="minorHAnsi"/>
          <w:color w:val="000000" w:themeColor="text1"/>
          <w:sz w:val="24"/>
          <w:szCs w:val="24"/>
        </w:rPr>
        <w:t>over</w:t>
      </w:r>
      <w:r w:rsidR="00900834" w:rsidRPr="00857657">
        <w:rPr>
          <w:rFonts w:asciiTheme="minorHAnsi" w:hAnsiTheme="minorHAnsi" w:cstheme="minorHAnsi"/>
          <w:color w:val="000000" w:themeColor="text1"/>
          <w:sz w:val="24"/>
          <w:szCs w:val="24"/>
        </w:rPr>
        <w:t xml:space="preserve"> the last two decades.</w:t>
      </w:r>
      <w:r w:rsidR="00612E7D" w:rsidRPr="00857657">
        <w:rPr>
          <w:rFonts w:asciiTheme="minorHAnsi" w:hAnsiTheme="minorHAnsi" w:cstheme="minorHAnsi"/>
          <w:color w:val="000000" w:themeColor="text1"/>
          <w:sz w:val="24"/>
          <w:szCs w:val="24"/>
        </w:rPr>
        <w:t xml:space="preserve"> </w:t>
      </w:r>
    </w:p>
    <w:p w14:paraId="4109E996" w14:textId="48DCE02C" w:rsidR="00F36A03" w:rsidRDefault="00612E7D" w:rsidP="00857657">
      <w:pPr>
        <w:suppressAutoHyphens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Phase 1 is </w:t>
      </w:r>
      <w:r w:rsidR="005518BD" w:rsidRPr="00857657">
        <w:rPr>
          <w:rFonts w:asciiTheme="minorHAnsi" w:hAnsiTheme="minorHAnsi" w:cstheme="minorHAnsi"/>
          <w:color w:val="000000" w:themeColor="text1"/>
          <w:sz w:val="24"/>
          <w:szCs w:val="24"/>
        </w:rPr>
        <w:t>marked by</w:t>
      </w:r>
      <w:r w:rsidR="005518BD" w:rsidRPr="00857657">
        <w:rPr>
          <w:rFonts w:asciiTheme="minorHAnsi" w:hAnsiTheme="minorHAnsi" w:cstheme="minorHAnsi"/>
          <w:i/>
          <w:iCs/>
          <w:color w:val="000000" w:themeColor="text1"/>
          <w:sz w:val="24"/>
          <w:szCs w:val="24"/>
        </w:rPr>
        <w:t xml:space="preserve"> Schools IT2000: A Policy Framework for the New Mille</w:t>
      </w:r>
      <w:r w:rsidR="00837B63" w:rsidRPr="00857657">
        <w:rPr>
          <w:rFonts w:asciiTheme="minorHAnsi" w:hAnsiTheme="minorHAnsi" w:cstheme="minorHAnsi"/>
          <w:i/>
          <w:iCs/>
          <w:color w:val="000000" w:themeColor="text1"/>
          <w:sz w:val="24"/>
          <w:szCs w:val="24"/>
        </w:rPr>
        <w:t>n</w:t>
      </w:r>
      <w:r w:rsidR="005518BD" w:rsidRPr="00857657">
        <w:rPr>
          <w:rFonts w:asciiTheme="minorHAnsi" w:hAnsiTheme="minorHAnsi" w:cstheme="minorHAnsi"/>
          <w:i/>
          <w:iCs/>
          <w:color w:val="000000" w:themeColor="text1"/>
          <w:sz w:val="24"/>
          <w:szCs w:val="24"/>
        </w:rPr>
        <w:t xml:space="preserve">nium </w:t>
      </w:r>
      <w:r w:rsidR="005518BD" w:rsidRPr="00857657">
        <w:rPr>
          <w:rFonts w:asciiTheme="minorHAnsi" w:hAnsiTheme="minorHAnsi" w:cstheme="minorHAnsi"/>
          <w:color w:val="000000" w:themeColor="text1"/>
          <w:sz w:val="24"/>
          <w:szCs w:val="24"/>
        </w:rPr>
        <w:t>(</w:t>
      </w:r>
      <w:r w:rsidR="00B35188" w:rsidRPr="00857657">
        <w:rPr>
          <w:rFonts w:asciiTheme="minorHAnsi" w:hAnsiTheme="minorHAnsi" w:cstheme="minorHAnsi"/>
          <w:color w:val="000000" w:themeColor="text1"/>
          <w:sz w:val="24"/>
          <w:szCs w:val="24"/>
        </w:rPr>
        <w:t xml:space="preserve">Department of Education and Science </w:t>
      </w:r>
      <w:r w:rsidR="009C3275" w:rsidRPr="00857657">
        <w:rPr>
          <w:rFonts w:asciiTheme="minorHAnsi" w:hAnsiTheme="minorHAnsi" w:cstheme="minorHAnsi"/>
          <w:color w:val="000000" w:themeColor="text1"/>
          <w:sz w:val="24"/>
          <w:szCs w:val="24"/>
        </w:rPr>
        <w:t>(D</w:t>
      </w:r>
      <w:r w:rsidR="005518BD" w:rsidRPr="00857657">
        <w:rPr>
          <w:rFonts w:asciiTheme="minorHAnsi" w:hAnsiTheme="minorHAnsi" w:cstheme="minorHAnsi"/>
          <w:color w:val="000000" w:themeColor="text1"/>
          <w:sz w:val="24"/>
          <w:szCs w:val="24"/>
        </w:rPr>
        <w:t>ES</w:t>
      </w:r>
      <w:r w:rsidR="009C3275" w:rsidRPr="00857657">
        <w:rPr>
          <w:rFonts w:asciiTheme="minorHAnsi" w:hAnsiTheme="minorHAnsi" w:cstheme="minorHAnsi"/>
          <w:color w:val="000000" w:themeColor="text1"/>
          <w:sz w:val="24"/>
          <w:szCs w:val="24"/>
        </w:rPr>
        <w:t>)</w:t>
      </w:r>
      <w:r w:rsidR="005518BD" w:rsidRPr="00857657">
        <w:rPr>
          <w:rFonts w:asciiTheme="minorHAnsi" w:hAnsiTheme="minorHAnsi" w:cstheme="minorHAnsi"/>
          <w:color w:val="000000" w:themeColor="text1"/>
          <w:sz w:val="24"/>
          <w:szCs w:val="24"/>
        </w:rPr>
        <w:t>, 1997) and the follow-up policy</w:t>
      </w:r>
      <w:ins w:id="58" w:author="MAC LIATHAIN, CIAN" w:date="2021-01-29T11:07:00Z">
        <w:r w:rsidR="00B53539">
          <w:rPr>
            <w:rFonts w:asciiTheme="minorHAnsi" w:hAnsiTheme="minorHAnsi" w:cstheme="minorHAnsi"/>
            <w:color w:val="000000" w:themeColor="text1"/>
            <w:sz w:val="24"/>
            <w:szCs w:val="24"/>
          </w:rPr>
          <w:t>,</w:t>
        </w:r>
      </w:ins>
      <w:r w:rsidR="005518BD" w:rsidRPr="00857657">
        <w:rPr>
          <w:rFonts w:asciiTheme="minorHAnsi" w:hAnsiTheme="minorHAnsi" w:cstheme="minorHAnsi"/>
          <w:color w:val="000000" w:themeColor="text1"/>
          <w:sz w:val="24"/>
          <w:szCs w:val="24"/>
        </w:rPr>
        <w:t xml:space="preserve"> </w:t>
      </w:r>
      <w:r w:rsidR="005518BD" w:rsidRPr="00857657">
        <w:rPr>
          <w:rFonts w:asciiTheme="minorHAnsi" w:hAnsiTheme="minorHAnsi" w:cstheme="minorHAnsi"/>
          <w:i/>
          <w:iCs/>
          <w:color w:val="000000" w:themeColor="text1"/>
          <w:sz w:val="24"/>
          <w:szCs w:val="24"/>
        </w:rPr>
        <w:t>Blueprint for the Future of ICT in Irish Education</w:t>
      </w:r>
      <w:r w:rsidR="00BC7151" w:rsidRPr="00857657">
        <w:rPr>
          <w:rFonts w:asciiTheme="minorHAnsi" w:hAnsiTheme="minorHAnsi" w:cstheme="minorHAnsi"/>
          <w:color w:val="000000" w:themeColor="text1"/>
          <w:sz w:val="24"/>
          <w:szCs w:val="24"/>
        </w:rPr>
        <w:t xml:space="preserve"> </w:t>
      </w:r>
      <w:r w:rsidR="005518BD" w:rsidRPr="00857657">
        <w:rPr>
          <w:rFonts w:asciiTheme="minorHAnsi" w:hAnsiTheme="minorHAnsi" w:cstheme="minorHAnsi"/>
          <w:color w:val="000000" w:themeColor="text1"/>
          <w:sz w:val="24"/>
          <w:szCs w:val="24"/>
        </w:rPr>
        <w:t xml:space="preserve">(DES, 2000). </w:t>
      </w:r>
      <w:r w:rsidR="009553CD" w:rsidRPr="00857657">
        <w:rPr>
          <w:rFonts w:asciiTheme="minorHAnsi" w:hAnsiTheme="minorHAnsi" w:cstheme="minorHAnsi"/>
          <w:i/>
          <w:iCs/>
          <w:color w:val="000000" w:themeColor="text1"/>
          <w:sz w:val="24"/>
          <w:szCs w:val="24"/>
        </w:rPr>
        <w:t>Schools IT2000</w:t>
      </w:r>
      <w:r w:rsidR="009553CD" w:rsidRPr="00857657">
        <w:rPr>
          <w:rFonts w:asciiTheme="minorHAnsi" w:hAnsiTheme="minorHAnsi" w:cstheme="minorHAnsi"/>
          <w:color w:val="000000" w:themeColor="text1"/>
          <w:sz w:val="24"/>
          <w:szCs w:val="24"/>
        </w:rPr>
        <w:t xml:space="preserve"> is acknowledged as the first long-term </w:t>
      </w:r>
      <w:del w:id="59" w:author="MAC LIATHAIN, CIAN" w:date="2021-01-29T11:12:00Z">
        <w:r w:rsidR="009553CD" w:rsidRPr="00857657" w:rsidDel="00B53539">
          <w:rPr>
            <w:rFonts w:asciiTheme="minorHAnsi" w:hAnsiTheme="minorHAnsi" w:cstheme="minorHAnsi"/>
            <w:color w:val="000000" w:themeColor="text1"/>
            <w:sz w:val="24"/>
            <w:szCs w:val="24"/>
          </w:rPr>
          <w:delText>commitment to</w:delText>
        </w:r>
        <w:r w:rsidR="00057EA3" w:rsidRPr="00857657" w:rsidDel="00B53539">
          <w:rPr>
            <w:rFonts w:asciiTheme="minorHAnsi" w:hAnsiTheme="minorHAnsi" w:cstheme="minorHAnsi"/>
            <w:color w:val="000000" w:themeColor="text1"/>
            <w:sz w:val="24"/>
            <w:szCs w:val="24"/>
          </w:rPr>
          <w:delText>,</w:delText>
        </w:r>
        <w:r w:rsidR="00216083" w:rsidRPr="00857657" w:rsidDel="00B53539">
          <w:rPr>
            <w:rFonts w:asciiTheme="minorHAnsi" w:hAnsiTheme="minorHAnsi" w:cstheme="minorHAnsi"/>
            <w:color w:val="000000" w:themeColor="text1"/>
            <w:sz w:val="24"/>
            <w:szCs w:val="24"/>
          </w:rPr>
          <w:delText xml:space="preserve"> and </w:delText>
        </w:r>
      </w:del>
      <w:del w:id="60" w:author="MAC LIATHAIN, CIAN" w:date="2021-03-11T13:44:00Z">
        <w:r w:rsidR="00216083" w:rsidRPr="00857657" w:rsidDel="001E73B9">
          <w:rPr>
            <w:rFonts w:asciiTheme="minorHAnsi" w:hAnsiTheme="minorHAnsi" w:cstheme="minorHAnsi"/>
            <w:color w:val="000000" w:themeColor="text1"/>
            <w:sz w:val="24"/>
            <w:szCs w:val="24"/>
          </w:rPr>
          <w:delText>investment into</w:delText>
        </w:r>
      </w:del>
      <w:del w:id="61" w:author="MAC LIATHAIN, CIAN" w:date="2021-01-29T11:12:00Z">
        <w:r w:rsidR="00057EA3" w:rsidRPr="00857657" w:rsidDel="00B53539">
          <w:rPr>
            <w:rFonts w:asciiTheme="minorHAnsi" w:hAnsiTheme="minorHAnsi" w:cstheme="minorHAnsi"/>
            <w:color w:val="000000" w:themeColor="text1"/>
            <w:sz w:val="24"/>
            <w:szCs w:val="24"/>
          </w:rPr>
          <w:delText>,</w:delText>
        </w:r>
      </w:del>
      <w:ins w:id="62" w:author="MAC LIATHAIN, CIAN" w:date="2021-03-11T13:44:00Z">
        <w:r w:rsidR="001E73B9">
          <w:rPr>
            <w:rFonts w:asciiTheme="minorHAnsi" w:hAnsiTheme="minorHAnsi" w:cstheme="minorHAnsi"/>
            <w:color w:val="000000" w:themeColor="text1"/>
            <w:sz w:val="24"/>
            <w:szCs w:val="24"/>
          </w:rPr>
          <w:t>funding</w:t>
        </w:r>
      </w:ins>
      <w:r w:rsidR="00216083" w:rsidRPr="00857657">
        <w:rPr>
          <w:rFonts w:asciiTheme="minorHAnsi" w:hAnsiTheme="minorHAnsi" w:cstheme="minorHAnsi"/>
          <w:color w:val="000000" w:themeColor="text1"/>
          <w:sz w:val="24"/>
          <w:szCs w:val="24"/>
        </w:rPr>
        <w:t xml:space="preserve"> </w:t>
      </w:r>
      <w:ins w:id="63" w:author="MAC LIATHAIN, CIAN" w:date="2021-03-11T13:44:00Z">
        <w:r w:rsidR="001E73B9">
          <w:rPr>
            <w:rFonts w:asciiTheme="minorHAnsi" w:hAnsiTheme="minorHAnsi" w:cstheme="minorHAnsi"/>
            <w:color w:val="000000" w:themeColor="text1"/>
            <w:sz w:val="24"/>
            <w:szCs w:val="24"/>
          </w:rPr>
          <w:t xml:space="preserve">of </w:t>
        </w:r>
      </w:ins>
      <w:ins w:id="64" w:author="MAC LIATHAIN, CIAN" w:date="2021-01-29T11:11:00Z">
        <w:r w:rsidR="00B53539">
          <w:rPr>
            <w:rFonts w:asciiTheme="minorHAnsi" w:hAnsiTheme="minorHAnsi" w:cstheme="minorHAnsi"/>
            <w:color w:val="000000" w:themeColor="text1"/>
            <w:sz w:val="24"/>
            <w:szCs w:val="24"/>
          </w:rPr>
          <w:t xml:space="preserve">information </w:t>
        </w:r>
      </w:ins>
      <w:ins w:id="65" w:author="MAC LIATHAIN, CIAN" w:date="2021-01-29T11:12:00Z">
        <w:r w:rsidR="00B53539">
          <w:rPr>
            <w:rFonts w:asciiTheme="minorHAnsi" w:hAnsiTheme="minorHAnsi" w:cstheme="minorHAnsi"/>
            <w:color w:val="000000" w:themeColor="text1"/>
            <w:sz w:val="24"/>
            <w:szCs w:val="24"/>
          </w:rPr>
          <w:t xml:space="preserve">and </w:t>
        </w:r>
      </w:ins>
      <w:ins w:id="66" w:author="MAC LIATHAIN, CIAN" w:date="2021-01-29T11:11:00Z">
        <w:r w:rsidR="00B53539">
          <w:rPr>
            <w:rFonts w:asciiTheme="minorHAnsi" w:hAnsiTheme="minorHAnsi" w:cstheme="minorHAnsi"/>
            <w:color w:val="000000" w:themeColor="text1"/>
            <w:sz w:val="24"/>
            <w:szCs w:val="24"/>
          </w:rPr>
          <w:t>communication</w:t>
        </w:r>
      </w:ins>
      <w:ins w:id="67" w:author="MAC LIATHAIN, CIAN" w:date="2021-01-29T11:12:00Z">
        <w:r w:rsidR="00B53539">
          <w:rPr>
            <w:rFonts w:asciiTheme="minorHAnsi" w:hAnsiTheme="minorHAnsi" w:cstheme="minorHAnsi"/>
            <w:color w:val="000000" w:themeColor="text1"/>
            <w:sz w:val="24"/>
            <w:szCs w:val="24"/>
          </w:rPr>
          <w:t>s</w:t>
        </w:r>
      </w:ins>
      <w:ins w:id="68" w:author="MAC LIATHAIN, CIAN" w:date="2021-01-29T11:11:00Z">
        <w:r w:rsidR="00B53539">
          <w:rPr>
            <w:rFonts w:asciiTheme="minorHAnsi" w:hAnsiTheme="minorHAnsi" w:cstheme="minorHAnsi"/>
            <w:color w:val="000000" w:themeColor="text1"/>
            <w:sz w:val="24"/>
            <w:szCs w:val="24"/>
          </w:rPr>
          <w:t xml:space="preserve"> technology </w:t>
        </w:r>
      </w:ins>
      <w:ins w:id="69" w:author="MAC LIATHAIN, CIAN" w:date="2021-01-29T11:12:00Z">
        <w:r w:rsidR="00B53539">
          <w:rPr>
            <w:rFonts w:asciiTheme="minorHAnsi" w:hAnsiTheme="minorHAnsi" w:cstheme="minorHAnsi"/>
            <w:color w:val="000000" w:themeColor="text1"/>
            <w:sz w:val="24"/>
            <w:szCs w:val="24"/>
          </w:rPr>
          <w:t>(</w:t>
        </w:r>
      </w:ins>
      <w:r w:rsidR="00216083" w:rsidRPr="00857657">
        <w:rPr>
          <w:rFonts w:asciiTheme="minorHAnsi" w:hAnsiTheme="minorHAnsi" w:cstheme="minorHAnsi"/>
          <w:color w:val="000000" w:themeColor="text1"/>
          <w:sz w:val="24"/>
          <w:szCs w:val="24"/>
        </w:rPr>
        <w:t>ICT</w:t>
      </w:r>
      <w:ins w:id="70" w:author="MAC LIATHAIN, CIAN" w:date="2021-01-29T11:12:00Z">
        <w:r w:rsidR="00B53539">
          <w:rPr>
            <w:rFonts w:asciiTheme="minorHAnsi" w:hAnsiTheme="minorHAnsi" w:cstheme="minorHAnsi"/>
            <w:color w:val="000000" w:themeColor="text1"/>
            <w:sz w:val="24"/>
            <w:szCs w:val="24"/>
          </w:rPr>
          <w:t>)</w:t>
        </w:r>
      </w:ins>
      <w:r w:rsidR="00216083" w:rsidRPr="00857657">
        <w:rPr>
          <w:rFonts w:asciiTheme="minorHAnsi" w:hAnsiTheme="minorHAnsi" w:cstheme="minorHAnsi"/>
          <w:color w:val="000000" w:themeColor="text1"/>
          <w:sz w:val="24"/>
          <w:szCs w:val="24"/>
        </w:rPr>
        <w:t xml:space="preserve"> </w:t>
      </w:r>
      <w:ins w:id="71" w:author="MAC LIATHAIN, CIAN" w:date="2021-03-11T13:44:00Z">
        <w:r w:rsidR="001E73B9">
          <w:rPr>
            <w:rFonts w:asciiTheme="minorHAnsi" w:hAnsiTheme="minorHAnsi" w:cstheme="minorHAnsi"/>
            <w:color w:val="000000" w:themeColor="text1"/>
            <w:sz w:val="24"/>
            <w:szCs w:val="24"/>
          </w:rPr>
          <w:t xml:space="preserve">in </w:t>
        </w:r>
      </w:ins>
      <w:del w:id="72" w:author="MAC LIATHAIN, CIAN" w:date="2021-03-11T13:43:00Z">
        <w:r w:rsidR="00216083" w:rsidRPr="00857657" w:rsidDel="001E73B9">
          <w:rPr>
            <w:rFonts w:asciiTheme="minorHAnsi" w:hAnsiTheme="minorHAnsi" w:cstheme="minorHAnsi"/>
            <w:color w:val="000000" w:themeColor="text1"/>
            <w:sz w:val="24"/>
            <w:szCs w:val="24"/>
          </w:rPr>
          <w:delText>in all</w:delText>
        </w:r>
      </w:del>
      <w:del w:id="73" w:author="MAC LIATHAIN, CIAN" w:date="2021-03-11T13:44:00Z">
        <w:r w:rsidR="00216083" w:rsidRPr="00857657" w:rsidDel="001E73B9">
          <w:rPr>
            <w:rFonts w:asciiTheme="minorHAnsi" w:hAnsiTheme="minorHAnsi" w:cstheme="minorHAnsi"/>
            <w:color w:val="000000" w:themeColor="text1"/>
            <w:sz w:val="24"/>
            <w:szCs w:val="24"/>
          </w:rPr>
          <w:delText xml:space="preserve"> </w:delText>
        </w:r>
      </w:del>
      <w:r w:rsidR="00216083" w:rsidRPr="00857657">
        <w:rPr>
          <w:rFonts w:asciiTheme="minorHAnsi" w:hAnsiTheme="minorHAnsi" w:cstheme="minorHAnsi"/>
          <w:color w:val="000000" w:themeColor="text1"/>
          <w:sz w:val="24"/>
          <w:szCs w:val="24"/>
        </w:rPr>
        <w:t>primary and post-primary schools throughout Ireland</w:t>
      </w:r>
      <w:r w:rsidR="00EE741C" w:rsidRPr="00857657">
        <w:rPr>
          <w:rFonts w:asciiTheme="minorHAnsi" w:hAnsiTheme="minorHAnsi" w:cstheme="minorHAnsi"/>
          <w:color w:val="000000" w:themeColor="text1"/>
          <w:sz w:val="24"/>
          <w:szCs w:val="24"/>
        </w:rPr>
        <w:t xml:space="preserve"> (McGarr &amp; Johnston, 2019)</w:t>
      </w:r>
      <w:r w:rsidR="00057EA3" w:rsidRPr="00857657">
        <w:rPr>
          <w:rFonts w:asciiTheme="minorHAnsi" w:hAnsiTheme="minorHAnsi" w:cstheme="minorHAnsi"/>
          <w:color w:val="000000" w:themeColor="text1"/>
          <w:sz w:val="24"/>
          <w:szCs w:val="24"/>
        </w:rPr>
        <w:t>. T</w:t>
      </w:r>
      <w:r w:rsidR="00216083" w:rsidRPr="00857657">
        <w:rPr>
          <w:rFonts w:asciiTheme="minorHAnsi" w:hAnsiTheme="minorHAnsi" w:cstheme="minorHAnsi"/>
          <w:color w:val="000000" w:themeColor="text1"/>
          <w:sz w:val="24"/>
          <w:szCs w:val="24"/>
        </w:rPr>
        <w:t xml:space="preserve">he policy </w:t>
      </w:r>
      <w:r w:rsidR="00802A21" w:rsidRPr="00857657">
        <w:rPr>
          <w:rFonts w:asciiTheme="minorHAnsi" w:hAnsiTheme="minorHAnsi" w:cstheme="minorHAnsi"/>
          <w:color w:val="000000" w:themeColor="text1"/>
          <w:sz w:val="24"/>
          <w:szCs w:val="24"/>
        </w:rPr>
        <w:t>set</w:t>
      </w:r>
      <w:del w:id="74" w:author="MAC LIATHAIN, CIAN" w:date="2021-01-29T11:20:00Z">
        <w:r w:rsidR="00A6487A" w:rsidRPr="00857657" w:rsidDel="00871C2D">
          <w:rPr>
            <w:rFonts w:asciiTheme="minorHAnsi" w:hAnsiTheme="minorHAnsi" w:cstheme="minorHAnsi"/>
            <w:color w:val="000000" w:themeColor="text1"/>
            <w:sz w:val="24"/>
            <w:szCs w:val="24"/>
          </w:rPr>
          <w:delText>s</w:delText>
        </w:r>
      </w:del>
      <w:r w:rsidR="00802A21" w:rsidRPr="00857657">
        <w:rPr>
          <w:rFonts w:asciiTheme="minorHAnsi" w:hAnsiTheme="minorHAnsi" w:cstheme="minorHAnsi"/>
          <w:color w:val="000000" w:themeColor="text1"/>
          <w:sz w:val="24"/>
          <w:szCs w:val="24"/>
        </w:rPr>
        <w:t xml:space="preserve"> out investment of £40 million into classroom resources and </w:t>
      </w:r>
      <w:r w:rsidR="00A6487A" w:rsidRPr="00857657">
        <w:rPr>
          <w:rFonts w:asciiTheme="minorHAnsi" w:hAnsiTheme="minorHAnsi" w:cstheme="minorHAnsi"/>
          <w:color w:val="000000" w:themeColor="text1"/>
          <w:sz w:val="24"/>
          <w:szCs w:val="24"/>
        </w:rPr>
        <w:t xml:space="preserve">ICT </w:t>
      </w:r>
      <w:r w:rsidR="00802A21" w:rsidRPr="00857657">
        <w:rPr>
          <w:rFonts w:asciiTheme="minorHAnsi" w:hAnsiTheme="minorHAnsi" w:cstheme="minorHAnsi"/>
          <w:color w:val="000000" w:themeColor="text1"/>
          <w:sz w:val="24"/>
          <w:szCs w:val="24"/>
        </w:rPr>
        <w:t>infrastructure, teacher skills development and support, and policy and research (DES, 1997)</w:t>
      </w:r>
      <w:r w:rsidR="00CC36B9" w:rsidRPr="00857657">
        <w:rPr>
          <w:rFonts w:asciiTheme="minorHAnsi" w:hAnsiTheme="minorHAnsi" w:cstheme="minorHAnsi"/>
          <w:color w:val="000000" w:themeColor="text1"/>
          <w:sz w:val="24"/>
          <w:szCs w:val="24"/>
        </w:rPr>
        <w:t xml:space="preserve">. This </w:t>
      </w:r>
      <w:r w:rsidR="00A6487A" w:rsidRPr="00857657">
        <w:rPr>
          <w:rFonts w:asciiTheme="minorHAnsi" w:hAnsiTheme="minorHAnsi" w:cstheme="minorHAnsi"/>
          <w:color w:val="000000" w:themeColor="text1"/>
          <w:sz w:val="24"/>
          <w:szCs w:val="24"/>
        </w:rPr>
        <w:t xml:space="preserve">investment </w:t>
      </w:r>
      <w:r w:rsidR="00CC36B9" w:rsidRPr="00857657">
        <w:rPr>
          <w:rFonts w:asciiTheme="minorHAnsi" w:hAnsiTheme="minorHAnsi" w:cstheme="minorHAnsi"/>
          <w:color w:val="000000" w:themeColor="text1"/>
          <w:sz w:val="24"/>
          <w:szCs w:val="24"/>
        </w:rPr>
        <w:t>began the development of online resources</w:t>
      </w:r>
      <w:r w:rsidR="00092031" w:rsidRPr="00857657">
        <w:rPr>
          <w:rFonts w:asciiTheme="minorHAnsi" w:hAnsiTheme="minorHAnsi" w:cstheme="minorHAnsi"/>
          <w:color w:val="000000" w:themeColor="text1"/>
          <w:sz w:val="24"/>
          <w:szCs w:val="24"/>
        </w:rPr>
        <w:t xml:space="preserve"> (e.g. </w:t>
      </w:r>
      <w:r w:rsidR="00092031" w:rsidRPr="00857657">
        <w:rPr>
          <w:rFonts w:asciiTheme="minorHAnsi" w:hAnsiTheme="minorHAnsi" w:cstheme="minorHAnsi"/>
          <w:i/>
          <w:iCs/>
          <w:color w:val="000000" w:themeColor="text1"/>
          <w:sz w:val="24"/>
          <w:szCs w:val="24"/>
        </w:rPr>
        <w:t>S</w:t>
      </w:r>
      <w:r w:rsidR="00CC36B9" w:rsidRPr="00857657">
        <w:rPr>
          <w:rFonts w:asciiTheme="minorHAnsi" w:hAnsiTheme="minorHAnsi" w:cstheme="minorHAnsi"/>
          <w:i/>
          <w:iCs/>
          <w:color w:val="000000" w:themeColor="text1"/>
          <w:sz w:val="24"/>
          <w:szCs w:val="24"/>
        </w:rPr>
        <w:t>coilNet</w:t>
      </w:r>
      <w:r w:rsidR="00092031" w:rsidRPr="00857657">
        <w:rPr>
          <w:rFonts w:asciiTheme="minorHAnsi" w:hAnsiTheme="minorHAnsi" w:cstheme="minorHAnsi"/>
          <w:color w:val="000000" w:themeColor="text1"/>
          <w:sz w:val="24"/>
          <w:szCs w:val="24"/>
        </w:rPr>
        <w:t>)</w:t>
      </w:r>
      <w:r w:rsidR="00CC36B9" w:rsidRPr="00857657">
        <w:rPr>
          <w:rFonts w:asciiTheme="minorHAnsi" w:hAnsiTheme="minorHAnsi" w:cstheme="minorHAnsi"/>
          <w:color w:val="000000" w:themeColor="text1"/>
          <w:sz w:val="24"/>
          <w:szCs w:val="24"/>
        </w:rPr>
        <w:t xml:space="preserve"> to support teachers</w:t>
      </w:r>
      <w:r w:rsidR="009E6A84" w:rsidRPr="00857657">
        <w:rPr>
          <w:rFonts w:asciiTheme="minorHAnsi" w:hAnsiTheme="minorHAnsi" w:cstheme="minorHAnsi"/>
          <w:color w:val="000000" w:themeColor="text1"/>
          <w:sz w:val="24"/>
          <w:szCs w:val="24"/>
        </w:rPr>
        <w:t xml:space="preserve"> by providing</w:t>
      </w:r>
      <w:r w:rsidR="00280C7C" w:rsidRPr="00857657">
        <w:rPr>
          <w:rFonts w:asciiTheme="minorHAnsi" w:hAnsiTheme="minorHAnsi" w:cstheme="minorHAnsi"/>
          <w:color w:val="000000" w:themeColor="text1"/>
          <w:sz w:val="24"/>
          <w:szCs w:val="24"/>
        </w:rPr>
        <w:t xml:space="preserve"> an online database of ICT-related</w:t>
      </w:r>
      <w:r w:rsidR="009E6A84" w:rsidRPr="00857657">
        <w:rPr>
          <w:rFonts w:asciiTheme="minorHAnsi" w:hAnsiTheme="minorHAnsi" w:cstheme="minorHAnsi"/>
          <w:color w:val="000000" w:themeColor="text1"/>
          <w:sz w:val="24"/>
          <w:szCs w:val="24"/>
        </w:rPr>
        <w:t xml:space="preserve"> resources</w:t>
      </w:r>
      <w:r w:rsidR="00811FF7" w:rsidRPr="00857657">
        <w:rPr>
          <w:rFonts w:asciiTheme="minorHAnsi" w:hAnsiTheme="minorHAnsi" w:cstheme="minorHAnsi"/>
          <w:color w:val="000000" w:themeColor="text1"/>
          <w:sz w:val="24"/>
          <w:szCs w:val="24"/>
        </w:rPr>
        <w:t xml:space="preserve"> and supports</w:t>
      </w:r>
      <w:r w:rsidR="00280C7C" w:rsidRPr="00857657">
        <w:rPr>
          <w:rFonts w:asciiTheme="minorHAnsi" w:hAnsiTheme="minorHAnsi" w:cstheme="minorHAnsi"/>
          <w:color w:val="000000" w:themeColor="text1"/>
          <w:sz w:val="24"/>
          <w:szCs w:val="24"/>
        </w:rPr>
        <w:t xml:space="preserve"> (DES, 1997)</w:t>
      </w:r>
      <w:r w:rsidR="00CC36B9" w:rsidRPr="00857657">
        <w:rPr>
          <w:rFonts w:asciiTheme="minorHAnsi" w:hAnsiTheme="minorHAnsi" w:cstheme="minorHAnsi"/>
          <w:color w:val="000000" w:themeColor="text1"/>
          <w:sz w:val="24"/>
          <w:szCs w:val="24"/>
        </w:rPr>
        <w:t xml:space="preserve">. </w:t>
      </w:r>
      <w:del w:id="75" w:author="MAC LIATHAIN, CIAN" w:date="2021-01-29T11:09:00Z">
        <w:r w:rsidR="00802A21" w:rsidRPr="00857657" w:rsidDel="00B53539">
          <w:rPr>
            <w:rFonts w:asciiTheme="minorHAnsi" w:hAnsiTheme="minorHAnsi" w:cstheme="minorHAnsi"/>
            <w:color w:val="000000" w:themeColor="text1"/>
            <w:sz w:val="24"/>
            <w:szCs w:val="24"/>
          </w:rPr>
          <w:delText>Acknowledging that Ireland</w:delText>
        </w:r>
      </w:del>
      <w:ins w:id="76" w:author="MAC LIATHAIN, CIAN" w:date="2021-01-29T11:09:00Z">
        <w:r w:rsidR="00B53539">
          <w:rPr>
            <w:rFonts w:asciiTheme="minorHAnsi" w:hAnsiTheme="minorHAnsi" w:cstheme="minorHAnsi"/>
            <w:color w:val="000000" w:themeColor="text1"/>
            <w:sz w:val="24"/>
            <w:szCs w:val="24"/>
          </w:rPr>
          <w:t>In acknowledgement of Ireland</w:t>
        </w:r>
      </w:ins>
      <w:r w:rsidR="00802A21" w:rsidRPr="00857657">
        <w:rPr>
          <w:rFonts w:asciiTheme="minorHAnsi" w:hAnsiTheme="minorHAnsi" w:cstheme="minorHAnsi"/>
          <w:color w:val="000000" w:themeColor="text1"/>
          <w:sz w:val="24"/>
          <w:szCs w:val="24"/>
        </w:rPr>
        <w:t xml:space="preserve"> </w:t>
      </w:r>
      <w:del w:id="77" w:author="MAC LIATHAIN, CIAN" w:date="2021-01-29T11:09:00Z">
        <w:r w:rsidR="004D72F1" w:rsidRPr="00857657" w:rsidDel="00B53539">
          <w:rPr>
            <w:rFonts w:asciiTheme="minorHAnsi" w:hAnsiTheme="minorHAnsi" w:cstheme="minorHAnsi"/>
            <w:color w:val="000000" w:themeColor="text1"/>
            <w:sz w:val="24"/>
            <w:szCs w:val="24"/>
          </w:rPr>
          <w:delText>lagged</w:delText>
        </w:r>
        <w:r w:rsidR="00802A21" w:rsidRPr="00857657" w:rsidDel="00B53539">
          <w:rPr>
            <w:rFonts w:asciiTheme="minorHAnsi" w:hAnsiTheme="minorHAnsi" w:cstheme="minorHAnsi"/>
            <w:color w:val="000000" w:themeColor="text1"/>
            <w:sz w:val="24"/>
            <w:szCs w:val="24"/>
          </w:rPr>
          <w:delText xml:space="preserve"> </w:delText>
        </w:r>
      </w:del>
      <w:ins w:id="78" w:author="MAC LIATHAIN, CIAN" w:date="2021-01-29T11:09:00Z">
        <w:r w:rsidR="00B53539">
          <w:rPr>
            <w:rFonts w:asciiTheme="minorHAnsi" w:hAnsiTheme="minorHAnsi" w:cstheme="minorHAnsi"/>
            <w:color w:val="000000" w:themeColor="text1"/>
            <w:sz w:val="24"/>
            <w:szCs w:val="24"/>
          </w:rPr>
          <w:t>lagging</w:t>
        </w:r>
        <w:r w:rsidR="00B53539" w:rsidRPr="00857657">
          <w:rPr>
            <w:rFonts w:asciiTheme="minorHAnsi" w:hAnsiTheme="minorHAnsi" w:cstheme="minorHAnsi"/>
            <w:color w:val="000000" w:themeColor="text1"/>
            <w:sz w:val="24"/>
            <w:szCs w:val="24"/>
          </w:rPr>
          <w:t xml:space="preserve"> </w:t>
        </w:r>
      </w:ins>
      <w:r w:rsidR="00802A21" w:rsidRPr="00857657">
        <w:rPr>
          <w:rFonts w:asciiTheme="minorHAnsi" w:hAnsiTheme="minorHAnsi" w:cstheme="minorHAnsi"/>
          <w:color w:val="000000" w:themeColor="text1"/>
          <w:sz w:val="24"/>
          <w:szCs w:val="24"/>
        </w:rPr>
        <w:t>“significantly behind its European partners in the integration of ICTs” (</w:t>
      </w:r>
      <w:r w:rsidR="00ED6D5E" w:rsidRPr="00857657">
        <w:rPr>
          <w:rFonts w:asciiTheme="minorHAnsi" w:hAnsiTheme="minorHAnsi" w:cstheme="minorHAnsi"/>
          <w:color w:val="000000" w:themeColor="text1"/>
          <w:sz w:val="24"/>
          <w:szCs w:val="24"/>
        </w:rPr>
        <w:t>DES</w:t>
      </w:r>
      <w:r w:rsidR="00802A21" w:rsidRPr="00857657">
        <w:rPr>
          <w:rFonts w:asciiTheme="minorHAnsi" w:hAnsiTheme="minorHAnsi" w:cstheme="minorHAnsi"/>
          <w:color w:val="000000" w:themeColor="text1"/>
          <w:sz w:val="24"/>
          <w:szCs w:val="24"/>
        </w:rPr>
        <w:t xml:space="preserve">, </w:t>
      </w:r>
      <w:r w:rsidR="0096065B" w:rsidRPr="00857657">
        <w:rPr>
          <w:rFonts w:asciiTheme="minorHAnsi" w:hAnsiTheme="minorHAnsi" w:cstheme="minorHAnsi"/>
          <w:color w:val="000000" w:themeColor="text1"/>
          <w:sz w:val="24"/>
          <w:szCs w:val="24"/>
        </w:rPr>
        <w:t xml:space="preserve">1997, </w:t>
      </w:r>
      <w:r w:rsidR="00802A21" w:rsidRPr="00857657">
        <w:rPr>
          <w:rFonts w:asciiTheme="minorHAnsi" w:hAnsiTheme="minorHAnsi" w:cstheme="minorHAnsi"/>
          <w:color w:val="000000" w:themeColor="text1"/>
          <w:sz w:val="24"/>
          <w:szCs w:val="24"/>
        </w:rPr>
        <w:t>p.</w:t>
      </w:r>
      <w:r w:rsidR="00606FE6" w:rsidRPr="00857657">
        <w:rPr>
          <w:rFonts w:asciiTheme="minorHAnsi" w:hAnsiTheme="minorHAnsi" w:cstheme="minorHAnsi"/>
          <w:color w:val="000000" w:themeColor="text1"/>
          <w:sz w:val="24"/>
          <w:szCs w:val="24"/>
        </w:rPr>
        <w:t>2</w:t>
      </w:r>
      <w:r w:rsidR="00802A21" w:rsidRPr="00857657">
        <w:rPr>
          <w:rFonts w:asciiTheme="minorHAnsi" w:hAnsiTheme="minorHAnsi" w:cstheme="minorHAnsi"/>
          <w:color w:val="000000" w:themeColor="text1"/>
          <w:sz w:val="24"/>
          <w:szCs w:val="24"/>
        </w:rPr>
        <w:t>), the policy emphasised that “ICTs need to be integrated into first and second-level curricula”</w:t>
      </w:r>
      <w:r w:rsidR="000F116A" w:rsidRPr="00857657">
        <w:rPr>
          <w:rFonts w:asciiTheme="minorHAnsi" w:hAnsiTheme="minorHAnsi" w:cstheme="minorHAnsi"/>
          <w:color w:val="000000" w:themeColor="text1"/>
          <w:sz w:val="24"/>
          <w:szCs w:val="24"/>
        </w:rPr>
        <w:t xml:space="preserve"> (</w:t>
      </w:r>
      <w:r w:rsidR="00ED6D5E" w:rsidRPr="00857657">
        <w:rPr>
          <w:rFonts w:asciiTheme="minorHAnsi" w:hAnsiTheme="minorHAnsi" w:cstheme="minorHAnsi"/>
          <w:color w:val="000000" w:themeColor="text1"/>
          <w:sz w:val="24"/>
          <w:szCs w:val="24"/>
        </w:rPr>
        <w:t>DES</w:t>
      </w:r>
      <w:r w:rsidR="000F116A" w:rsidRPr="00857657">
        <w:rPr>
          <w:rFonts w:asciiTheme="minorHAnsi" w:hAnsiTheme="minorHAnsi" w:cstheme="minorHAnsi"/>
          <w:color w:val="000000" w:themeColor="text1"/>
          <w:sz w:val="24"/>
          <w:szCs w:val="24"/>
        </w:rPr>
        <w:t xml:space="preserve">, </w:t>
      </w:r>
      <w:r w:rsidR="0096065B" w:rsidRPr="00857657">
        <w:rPr>
          <w:rFonts w:asciiTheme="minorHAnsi" w:hAnsiTheme="minorHAnsi" w:cstheme="minorHAnsi"/>
          <w:color w:val="000000" w:themeColor="text1"/>
          <w:sz w:val="24"/>
          <w:szCs w:val="24"/>
        </w:rPr>
        <w:t xml:space="preserve">1997, </w:t>
      </w:r>
      <w:r w:rsidR="000F116A" w:rsidRPr="00857657">
        <w:rPr>
          <w:rFonts w:asciiTheme="minorHAnsi" w:hAnsiTheme="minorHAnsi" w:cstheme="minorHAnsi"/>
          <w:color w:val="000000" w:themeColor="text1"/>
          <w:sz w:val="24"/>
          <w:szCs w:val="24"/>
        </w:rPr>
        <w:t>p.14</w:t>
      </w:r>
      <w:r w:rsidR="00ED6D5E" w:rsidRPr="00857657">
        <w:rPr>
          <w:rFonts w:asciiTheme="minorHAnsi" w:hAnsiTheme="minorHAnsi" w:cstheme="minorHAnsi"/>
          <w:color w:val="000000" w:themeColor="text1"/>
          <w:sz w:val="24"/>
          <w:szCs w:val="24"/>
        </w:rPr>
        <w:t>)</w:t>
      </w:r>
      <w:ins w:id="79" w:author="MAC LIATHAIN, CIAN" w:date="2021-01-29T11:10:00Z">
        <w:r w:rsidR="00B53539">
          <w:rPr>
            <w:rFonts w:asciiTheme="minorHAnsi" w:hAnsiTheme="minorHAnsi" w:cstheme="minorHAnsi"/>
            <w:color w:val="000000" w:themeColor="text1"/>
            <w:sz w:val="24"/>
            <w:szCs w:val="24"/>
          </w:rPr>
          <w:t>.</w:t>
        </w:r>
      </w:ins>
      <w:r w:rsidR="00802A21" w:rsidRPr="00857657">
        <w:rPr>
          <w:rFonts w:asciiTheme="minorHAnsi" w:hAnsiTheme="minorHAnsi" w:cstheme="minorHAnsi"/>
          <w:color w:val="000000" w:themeColor="text1"/>
          <w:sz w:val="24"/>
          <w:szCs w:val="24"/>
        </w:rPr>
        <w:t xml:space="preserve"> In hindsight, </w:t>
      </w:r>
      <w:r w:rsidR="00802A21" w:rsidRPr="00857657">
        <w:rPr>
          <w:rFonts w:asciiTheme="minorHAnsi" w:hAnsiTheme="minorHAnsi" w:cstheme="minorHAnsi"/>
          <w:color w:val="000000" w:themeColor="text1"/>
          <w:sz w:val="24"/>
          <w:szCs w:val="24"/>
        </w:rPr>
        <w:lastRenderedPageBreak/>
        <w:t xml:space="preserve">the </w:t>
      </w:r>
      <w:r w:rsidR="00CF026D" w:rsidRPr="00857657">
        <w:rPr>
          <w:rFonts w:asciiTheme="minorHAnsi" w:hAnsiTheme="minorHAnsi" w:cstheme="minorHAnsi"/>
          <w:color w:val="000000" w:themeColor="text1"/>
          <w:sz w:val="24"/>
          <w:szCs w:val="24"/>
        </w:rPr>
        <w:t xml:space="preserve">policy’s </w:t>
      </w:r>
      <w:r w:rsidR="00802A21" w:rsidRPr="00857657">
        <w:rPr>
          <w:rFonts w:asciiTheme="minorHAnsi" w:hAnsiTheme="minorHAnsi" w:cstheme="minorHAnsi"/>
          <w:color w:val="000000" w:themeColor="text1"/>
          <w:sz w:val="24"/>
          <w:szCs w:val="24"/>
        </w:rPr>
        <w:t xml:space="preserve">aim of ICT integration is seen </w:t>
      </w:r>
      <w:r w:rsidR="00CF026D" w:rsidRPr="00857657">
        <w:rPr>
          <w:rFonts w:asciiTheme="minorHAnsi" w:hAnsiTheme="minorHAnsi" w:cstheme="minorHAnsi"/>
          <w:color w:val="000000" w:themeColor="text1"/>
          <w:sz w:val="24"/>
          <w:szCs w:val="24"/>
        </w:rPr>
        <w:t>largely as aspirational</w:t>
      </w:r>
      <w:ins w:id="80" w:author="MAC LIATHAIN, CIAN" w:date="2021-03-11T14:09:00Z">
        <w:r w:rsidR="00CD7F55">
          <w:rPr>
            <w:rFonts w:asciiTheme="minorHAnsi" w:hAnsiTheme="minorHAnsi" w:cstheme="minorHAnsi"/>
            <w:color w:val="000000" w:themeColor="text1"/>
            <w:sz w:val="24"/>
            <w:szCs w:val="24"/>
          </w:rPr>
          <w:t>:</w:t>
        </w:r>
      </w:ins>
      <w:del w:id="81" w:author="MAC LIATHAIN, CIAN" w:date="2021-03-11T14:09:00Z">
        <w:r w:rsidR="00CF026D" w:rsidRPr="00857657" w:rsidDel="00CD7F55">
          <w:rPr>
            <w:rFonts w:asciiTheme="minorHAnsi" w:hAnsiTheme="minorHAnsi" w:cstheme="minorHAnsi"/>
            <w:color w:val="000000" w:themeColor="text1"/>
            <w:sz w:val="24"/>
            <w:szCs w:val="24"/>
          </w:rPr>
          <w:delText>,</w:delText>
        </w:r>
      </w:del>
      <w:r w:rsidR="00CF026D" w:rsidRPr="00857657">
        <w:rPr>
          <w:rFonts w:asciiTheme="minorHAnsi" w:hAnsiTheme="minorHAnsi" w:cstheme="minorHAnsi"/>
          <w:color w:val="000000" w:themeColor="text1"/>
          <w:sz w:val="24"/>
          <w:szCs w:val="24"/>
        </w:rPr>
        <w:t xml:space="preserve"> </w:t>
      </w:r>
      <w:ins w:id="82" w:author="MAC LIATHAIN, CIAN" w:date="2021-03-11T14:05:00Z">
        <w:r w:rsidR="00966B96">
          <w:rPr>
            <w:rFonts w:asciiTheme="minorHAnsi" w:hAnsiTheme="minorHAnsi" w:cstheme="minorHAnsi"/>
            <w:color w:val="000000" w:themeColor="text1"/>
            <w:sz w:val="24"/>
            <w:szCs w:val="24"/>
          </w:rPr>
          <w:t>while it identified</w:t>
        </w:r>
      </w:ins>
      <w:del w:id="83" w:author="MAC LIATHAIN, CIAN" w:date="2021-03-11T14:05:00Z">
        <w:r w:rsidR="00CF026D" w:rsidRPr="00857657" w:rsidDel="00966B96">
          <w:rPr>
            <w:rFonts w:asciiTheme="minorHAnsi" w:hAnsiTheme="minorHAnsi" w:cstheme="minorHAnsi"/>
            <w:color w:val="000000" w:themeColor="text1"/>
            <w:sz w:val="24"/>
            <w:szCs w:val="24"/>
          </w:rPr>
          <w:delText>describing</w:delText>
        </w:r>
      </w:del>
      <w:r w:rsidR="00CF026D" w:rsidRPr="00857657">
        <w:rPr>
          <w:rFonts w:asciiTheme="minorHAnsi" w:hAnsiTheme="minorHAnsi" w:cstheme="minorHAnsi"/>
          <w:color w:val="000000" w:themeColor="text1"/>
          <w:sz w:val="24"/>
          <w:szCs w:val="24"/>
        </w:rPr>
        <w:t xml:space="preserve"> the </w:t>
      </w:r>
      <w:del w:id="84" w:author="MAC LIATHAIN, CIAN" w:date="2021-03-11T14:08:00Z">
        <w:r w:rsidR="00CF026D" w:rsidRPr="00857657" w:rsidDel="00CD7F55">
          <w:rPr>
            <w:rFonts w:asciiTheme="minorHAnsi" w:hAnsiTheme="minorHAnsi" w:cstheme="minorHAnsi"/>
            <w:color w:val="000000" w:themeColor="text1"/>
            <w:sz w:val="24"/>
            <w:szCs w:val="24"/>
          </w:rPr>
          <w:delText xml:space="preserve">value </w:delText>
        </w:r>
      </w:del>
      <w:ins w:id="85" w:author="MAC LIATHAIN, CIAN" w:date="2021-03-11T14:08:00Z">
        <w:r w:rsidR="00CD7F55">
          <w:rPr>
            <w:rFonts w:asciiTheme="minorHAnsi" w:hAnsiTheme="minorHAnsi" w:cstheme="minorHAnsi"/>
            <w:color w:val="000000" w:themeColor="text1"/>
            <w:sz w:val="24"/>
            <w:szCs w:val="24"/>
          </w:rPr>
          <w:t>importance</w:t>
        </w:r>
        <w:r w:rsidR="00CD7F55" w:rsidRPr="00857657">
          <w:rPr>
            <w:rFonts w:asciiTheme="minorHAnsi" w:hAnsiTheme="minorHAnsi" w:cstheme="minorHAnsi"/>
            <w:color w:val="000000" w:themeColor="text1"/>
            <w:sz w:val="24"/>
            <w:szCs w:val="24"/>
          </w:rPr>
          <w:t xml:space="preserve"> </w:t>
        </w:r>
      </w:ins>
      <w:r w:rsidR="00CF026D" w:rsidRPr="00857657">
        <w:rPr>
          <w:rFonts w:asciiTheme="minorHAnsi" w:hAnsiTheme="minorHAnsi" w:cstheme="minorHAnsi"/>
          <w:color w:val="000000" w:themeColor="text1"/>
          <w:sz w:val="24"/>
          <w:szCs w:val="24"/>
        </w:rPr>
        <w:t xml:space="preserve">of ICT integration </w:t>
      </w:r>
      <w:del w:id="86" w:author="MAC LIATHAIN, CIAN" w:date="2021-01-29T11:14:00Z">
        <w:r w:rsidR="00CF026D" w:rsidRPr="00857657" w:rsidDel="00B53539">
          <w:rPr>
            <w:rFonts w:asciiTheme="minorHAnsi" w:hAnsiTheme="minorHAnsi" w:cstheme="minorHAnsi"/>
            <w:color w:val="000000" w:themeColor="text1"/>
            <w:sz w:val="24"/>
            <w:szCs w:val="24"/>
          </w:rPr>
          <w:delText>in terms of developing</w:delText>
        </w:r>
      </w:del>
      <w:ins w:id="87" w:author="MAC LIATHAIN, CIAN" w:date="2021-03-11T14:08:00Z">
        <w:r w:rsidR="00CD7F55">
          <w:rPr>
            <w:rFonts w:asciiTheme="minorHAnsi" w:hAnsiTheme="minorHAnsi" w:cstheme="minorHAnsi"/>
            <w:color w:val="000000" w:themeColor="text1"/>
            <w:sz w:val="24"/>
            <w:szCs w:val="24"/>
          </w:rPr>
          <w:t>in order to develop</w:t>
        </w:r>
      </w:ins>
      <w:r w:rsidR="00CF026D" w:rsidRPr="00857657">
        <w:rPr>
          <w:rFonts w:asciiTheme="minorHAnsi" w:hAnsiTheme="minorHAnsi" w:cstheme="minorHAnsi"/>
          <w:color w:val="000000" w:themeColor="text1"/>
          <w:sz w:val="24"/>
          <w:szCs w:val="24"/>
        </w:rPr>
        <w:t xml:space="preserve"> “important skills necessary to our future economic wellbeing” </w:t>
      </w:r>
      <w:r w:rsidR="00111400" w:rsidRPr="00857657">
        <w:rPr>
          <w:rFonts w:asciiTheme="minorHAnsi" w:hAnsiTheme="minorHAnsi" w:cstheme="minorHAnsi"/>
          <w:color w:val="000000" w:themeColor="text1"/>
          <w:sz w:val="24"/>
          <w:szCs w:val="24"/>
        </w:rPr>
        <w:t>(</w:t>
      </w:r>
      <w:r w:rsidR="0096065B" w:rsidRPr="00857657">
        <w:rPr>
          <w:rFonts w:asciiTheme="minorHAnsi" w:hAnsiTheme="minorHAnsi" w:cstheme="minorHAnsi"/>
          <w:color w:val="000000" w:themeColor="text1"/>
          <w:sz w:val="24"/>
          <w:szCs w:val="24"/>
        </w:rPr>
        <w:t>DES, 1997</w:t>
      </w:r>
      <w:r w:rsidR="00CF026D" w:rsidRPr="00857657">
        <w:rPr>
          <w:rFonts w:asciiTheme="minorHAnsi" w:hAnsiTheme="minorHAnsi" w:cstheme="minorHAnsi"/>
          <w:color w:val="000000" w:themeColor="text1"/>
          <w:sz w:val="24"/>
          <w:szCs w:val="24"/>
        </w:rPr>
        <w:t xml:space="preserve">, p.1), </w:t>
      </w:r>
      <w:del w:id="88" w:author="MAC LIATHAIN, CIAN" w:date="2021-01-29T11:14:00Z">
        <w:r w:rsidR="00CF026D" w:rsidRPr="00857657" w:rsidDel="00B53539">
          <w:rPr>
            <w:rFonts w:asciiTheme="minorHAnsi" w:hAnsiTheme="minorHAnsi" w:cstheme="minorHAnsi"/>
            <w:color w:val="000000" w:themeColor="text1"/>
            <w:sz w:val="24"/>
            <w:szCs w:val="24"/>
          </w:rPr>
          <w:delText>rather than outlining</w:delText>
        </w:r>
      </w:del>
      <w:ins w:id="89" w:author="MAC LIATHAIN, CIAN" w:date="2021-03-11T14:08:00Z">
        <w:r w:rsidR="00CD7F55">
          <w:rPr>
            <w:rFonts w:asciiTheme="minorHAnsi" w:hAnsiTheme="minorHAnsi" w:cstheme="minorHAnsi"/>
            <w:color w:val="000000" w:themeColor="text1"/>
            <w:sz w:val="24"/>
            <w:szCs w:val="24"/>
          </w:rPr>
          <w:t>it failed</w:t>
        </w:r>
      </w:ins>
      <w:ins w:id="90" w:author="MAC LIATHAIN, CIAN" w:date="2021-01-29T11:14:00Z">
        <w:r w:rsidR="00B53539">
          <w:rPr>
            <w:rFonts w:asciiTheme="minorHAnsi" w:hAnsiTheme="minorHAnsi" w:cstheme="minorHAnsi"/>
            <w:color w:val="000000" w:themeColor="text1"/>
            <w:sz w:val="24"/>
            <w:szCs w:val="24"/>
          </w:rPr>
          <w:t xml:space="preserve"> to outline</w:t>
        </w:r>
      </w:ins>
      <w:r w:rsidR="00CF026D" w:rsidRPr="00857657">
        <w:rPr>
          <w:rFonts w:asciiTheme="minorHAnsi" w:hAnsiTheme="minorHAnsi" w:cstheme="minorHAnsi"/>
          <w:color w:val="000000" w:themeColor="text1"/>
          <w:sz w:val="24"/>
          <w:szCs w:val="24"/>
        </w:rPr>
        <w:t xml:space="preserve"> how exactly it would be integrated (McGar</w:t>
      </w:r>
      <w:r w:rsidR="004F7944" w:rsidRPr="00857657">
        <w:rPr>
          <w:rFonts w:asciiTheme="minorHAnsi" w:hAnsiTheme="minorHAnsi" w:cstheme="minorHAnsi"/>
          <w:color w:val="000000" w:themeColor="text1"/>
          <w:sz w:val="24"/>
          <w:szCs w:val="24"/>
        </w:rPr>
        <w:t>r</w:t>
      </w:r>
      <w:r w:rsidR="00CF026D" w:rsidRPr="00857657">
        <w:rPr>
          <w:rFonts w:asciiTheme="minorHAnsi" w:hAnsiTheme="minorHAnsi" w:cstheme="minorHAnsi"/>
          <w:color w:val="000000" w:themeColor="text1"/>
          <w:sz w:val="24"/>
          <w:szCs w:val="24"/>
        </w:rPr>
        <w:t xml:space="preserve"> &amp; Johnston, 2019). The follow-up policy </w:t>
      </w:r>
      <w:r w:rsidR="00CF026D" w:rsidRPr="00857657">
        <w:rPr>
          <w:rFonts w:asciiTheme="minorHAnsi" w:hAnsiTheme="minorHAnsi" w:cstheme="minorHAnsi"/>
          <w:i/>
          <w:iCs/>
          <w:color w:val="000000" w:themeColor="text1"/>
          <w:sz w:val="24"/>
          <w:szCs w:val="24"/>
        </w:rPr>
        <w:t xml:space="preserve">Blueprint for the Future of ICT in Irish Education </w:t>
      </w:r>
      <w:r w:rsidR="0087122A" w:rsidRPr="00857657">
        <w:rPr>
          <w:rFonts w:asciiTheme="minorHAnsi" w:hAnsiTheme="minorHAnsi" w:cstheme="minorHAnsi"/>
          <w:color w:val="000000" w:themeColor="text1"/>
          <w:sz w:val="24"/>
          <w:szCs w:val="24"/>
        </w:rPr>
        <w:t xml:space="preserve">funded further investment into developing the ICT infrastructure </w:t>
      </w:r>
      <w:del w:id="91" w:author="MAC LIATHAIN, CIAN" w:date="2021-01-29T11:15:00Z">
        <w:r w:rsidR="0087122A" w:rsidRPr="00857657" w:rsidDel="00B53539">
          <w:rPr>
            <w:rFonts w:asciiTheme="minorHAnsi" w:hAnsiTheme="minorHAnsi" w:cstheme="minorHAnsi"/>
            <w:color w:val="000000" w:themeColor="text1"/>
            <w:sz w:val="24"/>
            <w:szCs w:val="24"/>
          </w:rPr>
          <w:delText xml:space="preserve">in </w:delText>
        </w:r>
      </w:del>
      <w:ins w:id="92" w:author="MAC LIATHAIN, CIAN" w:date="2021-01-29T11:15:00Z">
        <w:r w:rsidR="00B53539">
          <w:rPr>
            <w:rFonts w:asciiTheme="minorHAnsi" w:hAnsiTheme="minorHAnsi" w:cstheme="minorHAnsi"/>
            <w:color w:val="000000" w:themeColor="text1"/>
            <w:sz w:val="24"/>
            <w:szCs w:val="24"/>
          </w:rPr>
          <w:t>of</w:t>
        </w:r>
        <w:r w:rsidR="00B53539" w:rsidRPr="00857657">
          <w:rPr>
            <w:rFonts w:asciiTheme="minorHAnsi" w:hAnsiTheme="minorHAnsi" w:cstheme="minorHAnsi"/>
            <w:color w:val="000000" w:themeColor="text1"/>
            <w:sz w:val="24"/>
            <w:szCs w:val="24"/>
          </w:rPr>
          <w:t xml:space="preserve"> </w:t>
        </w:r>
      </w:ins>
      <w:r w:rsidR="00613201" w:rsidRPr="00857657">
        <w:rPr>
          <w:rFonts w:asciiTheme="minorHAnsi" w:hAnsiTheme="minorHAnsi" w:cstheme="minorHAnsi"/>
          <w:color w:val="000000" w:themeColor="text1"/>
          <w:sz w:val="24"/>
          <w:szCs w:val="24"/>
        </w:rPr>
        <w:t xml:space="preserve">schools </w:t>
      </w:r>
      <w:del w:id="93" w:author="MAC LIATHAIN, CIAN" w:date="2021-03-11T14:52:00Z">
        <w:r w:rsidR="00613201" w:rsidRPr="00857657" w:rsidDel="00D14DE1">
          <w:rPr>
            <w:rFonts w:asciiTheme="minorHAnsi" w:hAnsiTheme="minorHAnsi" w:cstheme="minorHAnsi"/>
            <w:color w:val="000000" w:themeColor="text1"/>
            <w:sz w:val="24"/>
            <w:szCs w:val="24"/>
          </w:rPr>
          <w:delText>but</w:delText>
        </w:r>
        <w:r w:rsidR="0087122A" w:rsidRPr="00857657" w:rsidDel="00D14DE1">
          <w:rPr>
            <w:rFonts w:asciiTheme="minorHAnsi" w:hAnsiTheme="minorHAnsi" w:cstheme="minorHAnsi"/>
            <w:color w:val="000000" w:themeColor="text1"/>
            <w:sz w:val="24"/>
            <w:szCs w:val="24"/>
          </w:rPr>
          <w:delText xml:space="preserve"> </w:delText>
        </w:r>
      </w:del>
      <w:ins w:id="94" w:author="MAC LIATHAIN, CIAN" w:date="2021-03-11T14:52:00Z">
        <w:r w:rsidR="00D14DE1">
          <w:rPr>
            <w:rFonts w:asciiTheme="minorHAnsi" w:hAnsiTheme="minorHAnsi" w:cstheme="minorHAnsi"/>
            <w:color w:val="000000" w:themeColor="text1"/>
            <w:sz w:val="24"/>
            <w:szCs w:val="24"/>
          </w:rPr>
          <w:t>and</w:t>
        </w:r>
        <w:r w:rsidR="00D14DE1" w:rsidRPr="00857657">
          <w:rPr>
            <w:rFonts w:asciiTheme="minorHAnsi" w:hAnsiTheme="minorHAnsi" w:cstheme="minorHAnsi"/>
            <w:color w:val="000000" w:themeColor="text1"/>
            <w:sz w:val="24"/>
            <w:szCs w:val="24"/>
          </w:rPr>
          <w:t xml:space="preserve"> </w:t>
        </w:r>
      </w:ins>
      <w:r w:rsidR="0087122A" w:rsidRPr="00857657">
        <w:rPr>
          <w:rFonts w:asciiTheme="minorHAnsi" w:hAnsiTheme="minorHAnsi" w:cstheme="minorHAnsi"/>
          <w:color w:val="000000" w:themeColor="text1"/>
          <w:sz w:val="24"/>
          <w:szCs w:val="24"/>
        </w:rPr>
        <w:t xml:space="preserve">failed again to detail a clear plan </w:t>
      </w:r>
      <w:del w:id="95" w:author="MAC LIATHAIN, CIAN" w:date="2021-01-29T11:16:00Z">
        <w:r w:rsidR="0087122A" w:rsidRPr="00857657" w:rsidDel="00871C2D">
          <w:rPr>
            <w:rFonts w:asciiTheme="minorHAnsi" w:hAnsiTheme="minorHAnsi" w:cstheme="minorHAnsi"/>
            <w:color w:val="000000" w:themeColor="text1"/>
            <w:sz w:val="24"/>
            <w:szCs w:val="24"/>
          </w:rPr>
          <w:delText>for educational integration</w:delText>
        </w:r>
      </w:del>
      <w:ins w:id="96" w:author="MAC LIATHAIN, CIAN" w:date="2021-03-11T14:15:00Z">
        <w:r w:rsidR="00CD7F55">
          <w:rPr>
            <w:rFonts w:asciiTheme="minorHAnsi" w:hAnsiTheme="minorHAnsi" w:cstheme="minorHAnsi"/>
            <w:color w:val="000000" w:themeColor="text1"/>
            <w:sz w:val="24"/>
            <w:szCs w:val="24"/>
          </w:rPr>
          <w:t>for</w:t>
        </w:r>
      </w:ins>
      <w:ins w:id="97" w:author="MAC LIATHAIN, CIAN" w:date="2021-01-29T11:16:00Z">
        <w:r w:rsidR="00871C2D">
          <w:rPr>
            <w:rFonts w:asciiTheme="minorHAnsi" w:hAnsiTheme="minorHAnsi" w:cstheme="minorHAnsi"/>
            <w:color w:val="000000" w:themeColor="text1"/>
            <w:sz w:val="24"/>
            <w:szCs w:val="24"/>
          </w:rPr>
          <w:t xml:space="preserve"> pedagogical integration</w:t>
        </w:r>
      </w:ins>
      <w:r w:rsidR="0087122A" w:rsidRPr="00857657">
        <w:rPr>
          <w:rFonts w:asciiTheme="minorHAnsi" w:hAnsiTheme="minorHAnsi" w:cstheme="minorHAnsi"/>
          <w:color w:val="000000" w:themeColor="text1"/>
          <w:sz w:val="24"/>
          <w:szCs w:val="24"/>
        </w:rPr>
        <w:t xml:space="preserve"> (DES, 2000). </w:t>
      </w:r>
      <w:r w:rsidR="00CF026D" w:rsidRPr="00857657">
        <w:rPr>
          <w:rFonts w:asciiTheme="minorHAnsi" w:hAnsiTheme="minorHAnsi" w:cstheme="minorHAnsi"/>
          <w:color w:val="000000" w:themeColor="text1"/>
          <w:sz w:val="24"/>
          <w:szCs w:val="24"/>
        </w:rPr>
        <w:t xml:space="preserve">Phase 1 </w:t>
      </w:r>
      <w:r w:rsidR="00C4290D" w:rsidRPr="00857657">
        <w:rPr>
          <w:rFonts w:asciiTheme="minorHAnsi" w:hAnsiTheme="minorHAnsi" w:cstheme="minorHAnsi"/>
          <w:color w:val="000000" w:themeColor="text1"/>
          <w:sz w:val="24"/>
          <w:szCs w:val="24"/>
        </w:rPr>
        <w:t xml:space="preserve">is </w:t>
      </w:r>
      <w:r w:rsidR="00063283" w:rsidRPr="00857657">
        <w:rPr>
          <w:rFonts w:asciiTheme="minorHAnsi" w:hAnsiTheme="minorHAnsi" w:cstheme="minorHAnsi"/>
          <w:color w:val="000000" w:themeColor="text1"/>
          <w:sz w:val="24"/>
          <w:szCs w:val="24"/>
        </w:rPr>
        <w:t xml:space="preserve">summarised </w:t>
      </w:r>
      <w:r w:rsidR="0087122A" w:rsidRPr="00857657">
        <w:rPr>
          <w:rFonts w:asciiTheme="minorHAnsi" w:hAnsiTheme="minorHAnsi" w:cstheme="minorHAnsi"/>
          <w:color w:val="000000" w:themeColor="text1"/>
          <w:sz w:val="24"/>
          <w:szCs w:val="24"/>
        </w:rPr>
        <w:t>then as resulting in an increase</w:t>
      </w:r>
      <w:r w:rsidR="00063283" w:rsidRPr="00857657">
        <w:rPr>
          <w:rFonts w:asciiTheme="minorHAnsi" w:hAnsiTheme="minorHAnsi" w:cstheme="minorHAnsi"/>
          <w:color w:val="000000" w:themeColor="text1"/>
          <w:sz w:val="24"/>
          <w:szCs w:val="24"/>
        </w:rPr>
        <w:t xml:space="preserve">d effort </w:t>
      </w:r>
      <w:r w:rsidR="00E5753E" w:rsidRPr="00857657">
        <w:rPr>
          <w:rFonts w:asciiTheme="minorHAnsi" w:hAnsiTheme="minorHAnsi" w:cstheme="minorHAnsi"/>
          <w:color w:val="000000" w:themeColor="text1"/>
          <w:sz w:val="24"/>
          <w:szCs w:val="24"/>
        </w:rPr>
        <w:t>towards</w:t>
      </w:r>
      <w:r w:rsidR="00063283" w:rsidRPr="00857657">
        <w:rPr>
          <w:rFonts w:asciiTheme="minorHAnsi" w:hAnsiTheme="minorHAnsi" w:cstheme="minorHAnsi"/>
          <w:color w:val="000000" w:themeColor="text1"/>
          <w:sz w:val="24"/>
          <w:szCs w:val="24"/>
        </w:rPr>
        <w:t xml:space="preserve"> improving </w:t>
      </w:r>
      <w:r w:rsidR="00E5753E" w:rsidRPr="00857657">
        <w:rPr>
          <w:rFonts w:asciiTheme="minorHAnsi" w:hAnsiTheme="minorHAnsi" w:cstheme="minorHAnsi"/>
          <w:color w:val="000000" w:themeColor="text1"/>
          <w:sz w:val="24"/>
          <w:szCs w:val="24"/>
        </w:rPr>
        <w:t>the</w:t>
      </w:r>
      <w:r w:rsidR="00655AB0" w:rsidRPr="00857657">
        <w:rPr>
          <w:rFonts w:asciiTheme="minorHAnsi" w:hAnsiTheme="minorHAnsi" w:cstheme="minorHAnsi"/>
          <w:color w:val="000000" w:themeColor="text1"/>
          <w:sz w:val="24"/>
          <w:szCs w:val="24"/>
        </w:rPr>
        <w:t xml:space="preserve"> technological infrastructure of </w:t>
      </w:r>
      <w:r w:rsidR="0087122A" w:rsidRPr="00857657">
        <w:rPr>
          <w:rFonts w:asciiTheme="minorHAnsi" w:hAnsiTheme="minorHAnsi" w:cstheme="minorHAnsi"/>
          <w:color w:val="000000" w:themeColor="text1"/>
          <w:sz w:val="24"/>
          <w:szCs w:val="24"/>
        </w:rPr>
        <w:t xml:space="preserve">schools, but lacking </w:t>
      </w:r>
      <w:r w:rsidR="00C4290D" w:rsidRPr="00857657">
        <w:rPr>
          <w:rFonts w:asciiTheme="minorHAnsi" w:hAnsiTheme="minorHAnsi" w:cstheme="minorHAnsi"/>
          <w:color w:val="000000" w:themeColor="text1"/>
          <w:sz w:val="24"/>
          <w:szCs w:val="24"/>
        </w:rPr>
        <w:t>guidelines for its application</w:t>
      </w:r>
      <w:r w:rsidR="0087122A" w:rsidRPr="00857657">
        <w:rPr>
          <w:rFonts w:asciiTheme="minorHAnsi" w:hAnsiTheme="minorHAnsi" w:cstheme="minorHAnsi"/>
          <w:color w:val="000000" w:themeColor="text1"/>
          <w:sz w:val="24"/>
          <w:szCs w:val="24"/>
        </w:rPr>
        <w:t xml:space="preserve">. </w:t>
      </w:r>
    </w:p>
    <w:p w14:paraId="2BB2976C" w14:textId="77777777" w:rsidR="00391B2C" w:rsidRPr="00857657" w:rsidRDefault="00391B2C" w:rsidP="00857657">
      <w:pPr>
        <w:suppressAutoHyphens w:val="0"/>
        <w:spacing w:line="360" w:lineRule="auto"/>
        <w:rPr>
          <w:rFonts w:asciiTheme="minorHAnsi" w:hAnsiTheme="minorHAnsi" w:cstheme="minorHAnsi"/>
          <w:color w:val="000000" w:themeColor="text1"/>
          <w:sz w:val="24"/>
          <w:szCs w:val="24"/>
        </w:rPr>
      </w:pPr>
    </w:p>
    <w:p w14:paraId="6D81CB91" w14:textId="05C00855" w:rsidR="00F36A03" w:rsidRDefault="00C4290D" w:rsidP="00857657">
      <w:pPr>
        <w:suppressAutoHyphens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Phase 2 includes </w:t>
      </w:r>
      <w:r w:rsidR="00655AB0" w:rsidRPr="00857657">
        <w:rPr>
          <w:rFonts w:asciiTheme="minorHAnsi" w:hAnsiTheme="minorHAnsi" w:cstheme="minorHAnsi"/>
          <w:color w:val="000000" w:themeColor="text1"/>
          <w:sz w:val="24"/>
          <w:szCs w:val="24"/>
        </w:rPr>
        <w:t xml:space="preserve">the </w:t>
      </w:r>
      <w:r w:rsidRPr="00857657">
        <w:rPr>
          <w:rFonts w:asciiTheme="minorHAnsi" w:hAnsiTheme="minorHAnsi" w:cstheme="minorHAnsi"/>
          <w:color w:val="000000" w:themeColor="text1"/>
          <w:sz w:val="24"/>
          <w:szCs w:val="24"/>
        </w:rPr>
        <w:t xml:space="preserve">key policies </w:t>
      </w:r>
      <w:r w:rsidRPr="00857657">
        <w:rPr>
          <w:rFonts w:asciiTheme="minorHAnsi" w:hAnsiTheme="minorHAnsi" w:cstheme="minorHAnsi"/>
          <w:i/>
          <w:iCs/>
          <w:color w:val="000000" w:themeColor="text1"/>
          <w:sz w:val="24"/>
          <w:szCs w:val="24"/>
        </w:rPr>
        <w:t xml:space="preserve">Investing Effectively in ICT in Schools 2008-2013 </w:t>
      </w:r>
      <w:r w:rsidRPr="00857657">
        <w:rPr>
          <w:rFonts w:asciiTheme="minorHAnsi" w:hAnsiTheme="minorHAnsi" w:cstheme="minorHAnsi"/>
          <w:color w:val="000000" w:themeColor="text1"/>
          <w:sz w:val="24"/>
          <w:szCs w:val="24"/>
        </w:rPr>
        <w:t xml:space="preserve">(DES, 2008) and </w:t>
      </w:r>
      <w:r w:rsidRPr="00857657">
        <w:rPr>
          <w:rFonts w:asciiTheme="minorHAnsi" w:hAnsiTheme="minorHAnsi" w:cstheme="minorHAnsi"/>
          <w:i/>
          <w:iCs/>
          <w:color w:val="000000" w:themeColor="text1"/>
          <w:sz w:val="24"/>
          <w:szCs w:val="24"/>
        </w:rPr>
        <w:t xml:space="preserve">Smart Schools = Smart Economy </w:t>
      </w:r>
      <w:r w:rsidRPr="00857657">
        <w:rPr>
          <w:rFonts w:asciiTheme="minorHAnsi" w:hAnsiTheme="minorHAnsi" w:cstheme="minorHAnsi"/>
          <w:color w:val="000000" w:themeColor="text1"/>
          <w:sz w:val="24"/>
          <w:szCs w:val="24"/>
        </w:rPr>
        <w:t>(DES, 2009). These policies involved</w:t>
      </w:r>
      <w:del w:id="98" w:author="MAC LIATHAIN, CIAN" w:date="2021-03-11T14:52:00Z">
        <w:r w:rsidRPr="00857657" w:rsidDel="00D14DE1">
          <w:rPr>
            <w:rFonts w:asciiTheme="minorHAnsi" w:hAnsiTheme="minorHAnsi" w:cstheme="minorHAnsi"/>
            <w:color w:val="000000" w:themeColor="text1"/>
            <w:sz w:val="24"/>
            <w:szCs w:val="24"/>
          </w:rPr>
          <w:delText xml:space="preserve"> a</w:delText>
        </w:r>
      </w:del>
      <w:del w:id="99" w:author="MAC LIATHAIN, CIAN" w:date="2021-01-29T16:02:00Z">
        <w:r w:rsidRPr="00857657" w:rsidDel="00C552DE">
          <w:rPr>
            <w:rFonts w:asciiTheme="minorHAnsi" w:hAnsiTheme="minorHAnsi" w:cstheme="minorHAnsi"/>
            <w:color w:val="000000" w:themeColor="text1"/>
            <w:sz w:val="24"/>
            <w:szCs w:val="24"/>
          </w:rPr>
          <w:delText xml:space="preserve"> large investment into further improving </w:delText>
        </w:r>
      </w:del>
      <w:ins w:id="100" w:author="MAC LIATHAIN, CIAN" w:date="2021-01-29T16:02:00Z">
        <w:r w:rsidR="00C552DE">
          <w:rPr>
            <w:rFonts w:asciiTheme="minorHAnsi" w:hAnsiTheme="minorHAnsi" w:cstheme="minorHAnsi"/>
            <w:color w:val="000000" w:themeColor="text1"/>
            <w:sz w:val="24"/>
            <w:szCs w:val="24"/>
          </w:rPr>
          <w:t xml:space="preserve"> further investment into the </w:t>
        </w:r>
      </w:ins>
      <w:r w:rsidRPr="00857657">
        <w:rPr>
          <w:rFonts w:asciiTheme="minorHAnsi" w:hAnsiTheme="minorHAnsi" w:cstheme="minorHAnsi"/>
          <w:color w:val="000000" w:themeColor="text1"/>
          <w:sz w:val="24"/>
          <w:szCs w:val="24"/>
        </w:rPr>
        <w:t xml:space="preserve">ICT infrastructure </w:t>
      </w:r>
      <w:del w:id="101" w:author="MAC LIATHAIN, CIAN" w:date="2021-01-29T16:02:00Z">
        <w:r w:rsidRPr="00857657" w:rsidDel="00C552DE">
          <w:rPr>
            <w:rFonts w:asciiTheme="minorHAnsi" w:hAnsiTheme="minorHAnsi" w:cstheme="minorHAnsi"/>
            <w:color w:val="000000" w:themeColor="text1"/>
            <w:sz w:val="24"/>
            <w:szCs w:val="24"/>
          </w:rPr>
          <w:delText xml:space="preserve">in </w:delText>
        </w:r>
      </w:del>
      <w:ins w:id="102" w:author="MAC LIATHAIN, CIAN" w:date="2021-01-29T16:02:00Z">
        <w:r w:rsidR="00C552DE">
          <w:rPr>
            <w:rFonts w:asciiTheme="minorHAnsi" w:hAnsiTheme="minorHAnsi" w:cstheme="minorHAnsi"/>
            <w:color w:val="000000" w:themeColor="text1"/>
            <w:sz w:val="24"/>
            <w:szCs w:val="24"/>
          </w:rPr>
          <w:t>of</w:t>
        </w:r>
        <w:r w:rsidR="00C552DE" w:rsidRPr="00857657">
          <w:rPr>
            <w:rFonts w:asciiTheme="minorHAnsi" w:hAnsiTheme="minorHAnsi" w:cstheme="minorHAnsi"/>
            <w:color w:val="000000" w:themeColor="text1"/>
            <w:sz w:val="24"/>
            <w:szCs w:val="24"/>
          </w:rPr>
          <w:t xml:space="preserve"> </w:t>
        </w:r>
      </w:ins>
      <w:r w:rsidRPr="00857657">
        <w:rPr>
          <w:rFonts w:asciiTheme="minorHAnsi" w:hAnsiTheme="minorHAnsi" w:cstheme="minorHAnsi"/>
          <w:color w:val="000000" w:themeColor="text1"/>
          <w:sz w:val="24"/>
          <w:szCs w:val="24"/>
        </w:rPr>
        <w:t xml:space="preserve">schools, </w:t>
      </w:r>
      <w:del w:id="103" w:author="MAC LIATHAIN, CIAN" w:date="2021-03-11T14:53:00Z">
        <w:r w:rsidRPr="00857657" w:rsidDel="00D14DE1">
          <w:rPr>
            <w:rFonts w:asciiTheme="minorHAnsi" w:hAnsiTheme="minorHAnsi" w:cstheme="minorHAnsi"/>
            <w:color w:val="000000" w:themeColor="text1"/>
            <w:sz w:val="24"/>
            <w:szCs w:val="24"/>
          </w:rPr>
          <w:delText xml:space="preserve">but </w:delText>
        </w:r>
      </w:del>
      <w:del w:id="104" w:author="MAC LIATHAIN, CIAN" w:date="2021-01-29T16:02:00Z">
        <w:r w:rsidRPr="00857657" w:rsidDel="00C552DE">
          <w:rPr>
            <w:rFonts w:asciiTheme="minorHAnsi" w:hAnsiTheme="minorHAnsi" w:cstheme="minorHAnsi"/>
            <w:color w:val="000000" w:themeColor="text1"/>
            <w:sz w:val="24"/>
            <w:szCs w:val="24"/>
          </w:rPr>
          <w:delText xml:space="preserve">importantly </w:delText>
        </w:r>
      </w:del>
      <w:ins w:id="105" w:author="MAC LIATHAIN, CIAN" w:date="2021-03-11T14:53:00Z">
        <w:r w:rsidR="00D14DE1">
          <w:rPr>
            <w:rFonts w:asciiTheme="minorHAnsi" w:hAnsiTheme="minorHAnsi" w:cstheme="minorHAnsi"/>
            <w:color w:val="000000" w:themeColor="text1"/>
            <w:sz w:val="24"/>
            <w:szCs w:val="24"/>
          </w:rPr>
          <w:t xml:space="preserve">and policy focus began </w:t>
        </w:r>
      </w:ins>
      <w:r w:rsidRPr="00857657">
        <w:rPr>
          <w:rFonts w:asciiTheme="minorHAnsi" w:hAnsiTheme="minorHAnsi" w:cstheme="minorHAnsi"/>
          <w:color w:val="000000" w:themeColor="text1"/>
          <w:sz w:val="24"/>
          <w:szCs w:val="24"/>
        </w:rPr>
        <w:t>shift</w:t>
      </w:r>
      <w:ins w:id="106" w:author="MAC LIATHAIN, CIAN" w:date="2021-03-11T14:54:00Z">
        <w:r w:rsidR="00D14DE1">
          <w:rPr>
            <w:rFonts w:asciiTheme="minorHAnsi" w:hAnsiTheme="minorHAnsi" w:cstheme="minorHAnsi"/>
            <w:color w:val="000000" w:themeColor="text1"/>
            <w:sz w:val="24"/>
            <w:szCs w:val="24"/>
          </w:rPr>
          <w:t>ing</w:t>
        </w:r>
      </w:ins>
      <w:del w:id="107" w:author="MAC LIATHAIN, CIAN" w:date="2021-01-29T16:02:00Z">
        <w:r w:rsidRPr="00857657" w:rsidDel="00C552DE">
          <w:rPr>
            <w:rFonts w:asciiTheme="minorHAnsi" w:hAnsiTheme="minorHAnsi" w:cstheme="minorHAnsi"/>
            <w:color w:val="000000" w:themeColor="text1"/>
            <w:sz w:val="24"/>
            <w:szCs w:val="24"/>
          </w:rPr>
          <w:delText>ed</w:delText>
        </w:r>
      </w:del>
      <w:del w:id="108" w:author="MAC LIATHAIN, CIAN" w:date="2021-03-11T14:54:00Z">
        <w:r w:rsidRPr="00857657" w:rsidDel="00D14DE1">
          <w:rPr>
            <w:rFonts w:asciiTheme="minorHAnsi" w:hAnsiTheme="minorHAnsi" w:cstheme="minorHAnsi"/>
            <w:color w:val="000000" w:themeColor="text1"/>
            <w:sz w:val="24"/>
            <w:szCs w:val="24"/>
          </w:rPr>
          <w:delText xml:space="preserve"> emphasis</w:delText>
        </w:r>
      </w:del>
      <w:r w:rsidR="009D0DB3" w:rsidRPr="00857657">
        <w:rPr>
          <w:rFonts w:asciiTheme="minorHAnsi" w:hAnsiTheme="minorHAnsi" w:cstheme="minorHAnsi"/>
          <w:color w:val="000000" w:themeColor="text1"/>
          <w:sz w:val="24"/>
          <w:szCs w:val="24"/>
        </w:rPr>
        <w:t xml:space="preserve"> towards</w:t>
      </w:r>
      <w:r w:rsidRPr="00857657">
        <w:rPr>
          <w:rFonts w:asciiTheme="minorHAnsi" w:hAnsiTheme="minorHAnsi" w:cstheme="minorHAnsi"/>
          <w:color w:val="000000" w:themeColor="text1"/>
          <w:sz w:val="24"/>
          <w:szCs w:val="24"/>
        </w:rPr>
        <w:t xml:space="preserve"> the learning experience of students</w:t>
      </w:r>
      <w:r w:rsidR="00E0499F" w:rsidRPr="00857657">
        <w:rPr>
          <w:rFonts w:asciiTheme="minorHAnsi" w:hAnsiTheme="minorHAnsi" w:cstheme="minorHAnsi"/>
          <w:color w:val="000000" w:themeColor="text1"/>
          <w:sz w:val="24"/>
          <w:szCs w:val="24"/>
        </w:rPr>
        <w:t xml:space="preserve"> (McGarr &amp; Johnston, 2019). Both policies recognised the growing prevalence of technology in students’ lives and outlined how ICT integration could allow for a more </w:t>
      </w:r>
      <w:r w:rsidR="009D0DB3" w:rsidRPr="00857657">
        <w:rPr>
          <w:rFonts w:asciiTheme="minorHAnsi" w:hAnsiTheme="minorHAnsi" w:cstheme="minorHAnsi"/>
          <w:color w:val="000000" w:themeColor="text1"/>
          <w:sz w:val="24"/>
          <w:szCs w:val="24"/>
        </w:rPr>
        <w:t>student</w:t>
      </w:r>
      <w:r w:rsidR="00E0499F" w:rsidRPr="00857657">
        <w:rPr>
          <w:rFonts w:asciiTheme="minorHAnsi" w:hAnsiTheme="minorHAnsi" w:cstheme="minorHAnsi"/>
          <w:color w:val="000000" w:themeColor="text1"/>
          <w:sz w:val="24"/>
          <w:szCs w:val="24"/>
        </w:rPr>
        <w:t>-centred approach to teaching</w:t>
      </w:r>
      <w:r w:rsidR="00EE2FD5" w:rsidRPr="00857657">
        <w:rPr>
          <w:rFonts w:asciiTheme="minorHAnsi" w:hAnsiTheme="minorHAnsi" w:cstheme="minorHAnsi"/>
          <w:color w:val="000000" w:themeColor="text1"/>
          <w:sz w:val="24"/>
          <w:szCs w:val="24"/>
        </w:rPr>
        <w:t xml:space="preserve"> if schools embraced the “process of transforming themselves into purposeful e-learning environments” (DES, 2008, p.11).</w:t>
      </w:r>
      <w:r w:rsidR="00E0499F" w:rsidRPr="00857657">
        <w:rPr>
          <w:rFonts w:asciiTheme="minorHAnsi" w:hAnsiTheme="minorHAnsi" w:cstheme="minorHAnsi"/>
          <w:color w:val="000000" w:themeColor="text1"/>
          <w:sz w:val="24"/>
          <w:szCs w:val="24"/>
        </w:rPr>
        <w:t xml:space="preserve"> </w:t>
      </w:r>
      <w:r w:rsidR="00995E2A" w:rsidRPr="00857657">
        <w:rPr>
          <w:rFonts w:asciiTheme="minorHAnsi" w:hAnsiTheme="minorHAnsi" w:cstheme="minorHAnsi"/>
          <w:color w:val="000000" w:themeColor="text1"/>
          <w:sz w:val="24"/>
          <w:szCs w:val="24"/>
        </w:rPr>
        <w:t xml:space="preserve">These policies have since been criticised </w:t>
      </w:r>
      <w:r w:rsidR="00236AF9" w:rsidRPr="00857657">
        <w:rPr>
          <w:rFonts w:asciiTheme="minorHAnsi" w:hAnsiTheme="minorHAnsi" w:cstheme="minorHAnsi"/>
          <w:color w:val="000000" w:themeColor="text1"/>
          <w:sz w:val="24"/>
          <w:szCs w:val="24"/>
        </w:rPr>
        <w:t>for being</w:t>
      </w:r>
      <w:r w:rsidR="003E43D8" w:rsidRPr="00857657">
        <w:rPr>
          <w:rFonts w:asciiTheme="minorHAnsi" w:hAnsiTheme="minorHAnsi" w:cstheme="minorHAnsi"/>
          <w:color w:val="000000" w:themeColor="text1"/>
          <w:sz w:val="24"/>
          <w:szCs w:val="24"/>
        </w:rPr>
        <w:t xml:space="preserve"> written in </w:t>
      </w:r>
      <w:r w:rsidR="00603F70" w:rsidRPr="00857657">
        <w:rPr>
          <w:rFonts w:asciiTheme="minorHAnsi" w:hAnsiTheme="minorHAnsi" w:cstheme="minorHAnsi"/>
          <w:color w:val="000000" w:themeColor="text1"/>
          <w:sz w:val="24"/>
          <w:szCs w:val="24"/>
        </w:rPr>
        <w:t xml:space="preserve">such </w:t>
      </w:r>
      <w:r w:rsidR="003E43D8" w:rsidRPr="00857657">
        <w:rPr>
          <w:rFonts w:asciiTheme="minorHAnsi" w:hAnsiTheme="minorHAnsi" w:cstheme="minorHAnsi"/>
          <w:color w:val="000000" w:themeColor="text1"/>
          <w:sz w:val="24"/>
          <w:szCs w:val="24"/>
        </w:rPr>
        <w:t xml:space="preserve">a way that </w:t>
      </w:r>
      <w:r w:rsidR="00603F70" w:rsidRPr="00857657">
        <w:rPr>
          <w:rFonts w:asciiTheme="minorHAnsi" w:hAnsiTheme="minorHAnsi" w:cstheme="minorHAnsi"/>
          <w:color w:val="000000" w:themeColor="text1"/>
          <w:sz w:val="24"/>
          <w:szCs w:val="24"/>
        </w:rPr>
        <w:t xml:space="preserve">their dominant economic </w:t>
      </w:r>
      <w:r w:rsidR="002250E0" w:rsidRPr="00857657">
        <w:rPr>
          <w:rFonts w:asciiTheme="minorHAnsi" w:hAnsiTheme="minorHAnsi" w:cstheme="minorHAnsi"/>
          <w:color w:val="000000" w:themeColor="text1"/>
          <w:sz w:val="24"/>
          <w:szCs w:val="24"/>
        </w:rPr>
        <w:t xml:space="preserve">discourse </w:t>
      </w:r>
      <w:r w:rsidR="00603F70" w:rsidRPr="00857657">
        <w:rPr>
          <w:rFonts w:asciiTheme="minorHAnsi" w:hAnsiTheme="minorHAnsi" w:cstheme="minorHAnsi"/>
          <w:color w:val="000000" w:themeColor="text1"/>
          <w:sz w:val="24"/>
          <w:szCs w:val="24"/>
        </w:rPr>
        <w:t>and</w:t>
      </w:r>
      <w:r w:rsidR="004B20F6" w:rsidRPr="00857657">
        <w:rPr>
          <w:rFonts w:asciiTheme="minorHAnsi" w:hAnsiTheme="minorHAnsi" w:cstheme="minorHAnsi"/>
          <w:color w:val="000000" w:themeColor="text1"/>
          <w:sz w:val="24"/>
          <w:szCs w:val="24"/>
        </w:rPr>
        <w:t xml:space="preserve"> </w:t>
      </w:r>
      <w:r w:rsidR="002250E0" w:rsidRPr="00857657">
        <w:rPr>
          <w:rFonts w:asciiTheme="minorHAnsi" w:hAnsiTheme="minorHAnsi" w:cstheme="minorHAnsi"/>
          <w:color w:val="000000" w:themeColor="text1"/>
          <w:sz w:val="24"/>
          <w:szCs w:val="24"/>
        </w:rPr>
        <w:t>neo-liberal ideolog</w:t>
      </w:r>
      <w:r w:rsidR="0003611B" w:rsidRPr="00857657">
        <w:rPr>
          <w:rFonts w:asciiTheme="minorHAnsi" w:hAnsiTheme="minorHAnsi" w:cstheme="minorHAnsi"/>
          <w:color w:val="000000" w:themeColor="text1"/>
          <w:sz w:val="24"/>
          <w:szCs w:val="24"/>
        </w:rPr>
        <w:t xml:space="preserve">y </w:t>
      </w:r>
      <w:r w:rsidR="00603F70" w:rsidRPr="00857657">
        <w:rPr>
          <w:rFonts w:asciiTheme="minorHAnsi" w:hAnsiTheme="minorHAnsi" w:cstheme="minorHAnsi"/>
          <w:color w:val="000000" w:themeColor="text1"/>
          <w:sz w:val="24"/>
          <w:szCs w:val="24"/>
        </w:rPr>
        <w:t xml:space="preserve">is often </w:t>
      </w:r>
      <w:del w:id="109" w:author="MAC LIATHAIN, CIAN" w:date="2021-01-29T16:03:00Z">
        <w:r w:rsidR="00603F70" w:rsidRPr="00857657" w:rsidDel="00C552DE">
          <w:rPr>
            <w:rFonts w:asciiTheme="minorHAnsi" w:hAnsiTheme="minorHAnsi" w:cstheme="minorHAnsi"/>
            <w:color w:val="000000" w:themeColor="text1"/>
            <w:sz w:val="24"/>
            <w:szCs w:val="24"/>
          </w:rPr>
          <w:delText xml:space="preserve">paradoxically </w:delText>
        </w:r>
      </w:del>
      <w:r w:rsidR="00603F70" w:rsidRPr="00857657">
        <w:rPr>
          <w:rFonts w:asciiTheme="minorHAnsi" w:hAnsiTheme="minorHAnsi" w:cstheme="minorHAnsi"/>
          <w:color w:val="000000" w:themeColor="text1"/>
          <w:sz w:val="24"/>
          <w:szCs w:val="24"/>
        </w:rPr>
        <w:t xml:space="preserve">at </w:t>
      </w:r>
      <w:r w:rsidR="002250E0" w:rsidRPr="00857657">
        <w:rPr>
          <w:rFonts w:asciiTheme="minorHAnsi" w:hAnsiTheme="minorHAnsi" w:cstheme="minorHAnsi"/>
          <w:color w:val="000000" w:themeColor="text1"/>
          <w:sz w:val="24"/>
          <w:szCs w:val="24"/>
        </w:rPr>
        <w:t>odds</w:t>
      </w:r>
      <w:r w:rsidR="00236AF9" w:rsidRPr="00857657">
        <w:rPr>
          <w:rFonts w:asciiTheme="minorHAnsi" w:hAnsiTheme="minorHAnsi" w:cstheme="minorHAnsi"/>
          <w:color w:val="000000" w:themeColor="text1"/>
          <w:sz w:val="24"/>
          <w:szCs w:val="24"/>
        </w:rPr>
        <w:t xml:space="preserve"> with </w:t>
      </w:r>
      <w:r w:rsidR="00887A5E" w:rsidRPr="00857657">
        <w:rPr>
          <w:rFonts w:asciiTheme="minorHAnsi" w:hAnsiTheme="minorHAnsi" w:cstheme="minorHAnsi"/>
          <w:color w:val="000000" w:themeColor="text1"/>
          <w:sz w:val="24"/>
          <w:szCs w:val="24"/>
        </w:rPr>
        <w:t xml:space="preserve">their </w:t>
      </w:r>
      <w:r w:rsidR="00236AF9" w:rsidRPr="00857657">
        <w:rPr>
          <w:rFonts w:asciiTheme="minorHAnsi" w:hAnsiTheme="minorHAnsi" w:cstheme="minorHAnsi"/>
          <w:color w:val="000000" w:themeColor="text1"/>
          <w:sz w:val="24"/>
          <w:szCs w:val="24"/>
        </w:rPr>
        <w:t>educational</w:t>
      </w:r>
      <w:r w:rsidR="0003611B" w:rsidRPr="00857657">
        <w:rPr>
          <w:rFonts w:asciiTheme="minorHAnsi" w:hAnsiTheme="minorHAnsi" w:cstheme="minorHAnsi"/>
          <w:color w:val="000000" w:themeColor="text1"/>
          <w:sz w:val="24"/>
          <w:szCs w:val="24"/>
        </w:rPr>
        <w:t xml:space="preserve"> </w:t>
      </w:r>
      <w:r w:rsidR="00887A5E" w:rsidRPr="00857657">
        <w:rPr>
          <w:rFonts w:asciiTheme="minorHAnsi" w:hAnsiTheme="minorHAnsi" w:cstheme="minorHAnsi"/>
          <w:color w:val="000000" w:themeColor="text1"/>
          <w:sz w:val="24"/>
          <w:szCs w:val="24"/>
        </w:rPr>
        <w:t>goals,</w:t>
      </w:r>
      <w:del w:id="110" w:author="MAC LIATHAIN, CIAN" w:date="2021-01-29T11:29:00Z">
        <w:r w:rsidR="00887A5E" w:rsidRPr="00857657" w:rsidDel="008767D7">
          <w:rPr>
            <w:rFonts w:asciiTheme="minorHAnsi" w:hAnsiTheme="minorHAnsi" w:cstheme="minorHAnsi"/>
            <w:color w:val="000000" w:themeColor="text1"/>
            <w:sz w:val="24"/>
            <w:szCs w:val="24"/>
          </w:rPr>
          <w:delText xml:space="preserve"> </w:delText>
        </w:r>
      </w:del>
      <w:r w:rsidR="007A2D2B" w:rsidRPr="00857657">
        <w:rPr>
          <w:rFonts w:asciiTheme="minorHAnsi" w:hAnsiTheme="minorHAnsi" w:cstheme="minorHAnsi"/>
          <w:color w:val="000000" w:themeColor="text1"/>
          <w:sz w:val="24"/>
          <w:szCs w:val="24"/>
        </w:rPr>
        <w:t xml:space="preserve"> leading to “</w:t>
      </w:r>
      <w:r w:rsidR="00887A5E" w:rsidRPr="00857657">
        <w:rPr>
          <w:rFonts w:asciiTheme="minorHAnsi" w:hAnsiTheme="minorHAnsi" w:cstheme="minorHAnsi"/>
          <w:color w:val="000000" w:themeColor="text1"/>
          <w:sz w:val="24"/>
          <w:szCs w:val="24"/>
        </w:rPr>
        <w:t xml:space="preserve">the coherence of the text dissolving </w:t>
      </w:r>
      <w:r w:rsidR="007907CD" w:rsidRPr="00857657">
        <w:rPr>
          <w:rFonts w:asciiTheme="minorHAnsi" w:hAnsiTheme="minorHAnsi" w:cstheme="minorHAnsi"/>
          <w:color w:val="000000" w:themeColor="text1"/>
          <w:sz w:val="24"/>
          <w:szCs w:val="24"/>
        </w:rPr>
        <w:t xml:space="preserve">under close reading” (Costello, </w:t>
      </w:r>
      <w:r w:rsidR="007A2D2B" w:rsidRPr="00857657">
        <w:rPr>
          <w:rFonts w:asciiTheme="minorHAnsi" w:hAnsiTheme="minorHAnsi" w:cstheme="minorHAnsi"/>
          <w:color w:val="000000" w:themeColor="text1"/>
          <w:sz w:val="24"/>
          <w:szCs w:val="24"/>
        </w:rPr>
        <w:t>2012</w:t>
      </w:r>
      <w:r w:rsidR="00D56924" w:rsidRPr="00857657">
        <w:rPr>
          <w:rFonts w:asciiTheme="minorHAnsi" w:hAnsiTheme="minorHAnsi" w:cstheme="minorHAnsi"/>
          <w:color w:val="000000" w:themeColor="text1"/>
          <w:sz w:val="24"/>
          <w:szCs w:val="24"/>
        </w:rPr>
        <w:t>, p.</w:t>
      </w:r>
      <w:r w:rsidR="00FD1B47" w:rsidRPr="00857657">
        <w:rPr>
          <w:rFonts w:asciiTheme="minorHAnsi" w:hAnsiTheme="minorHAnsi" w:cstheme="minorHAnsi"/>
          <w:color w:val="000000" w:themeColor="text1"/>
          <w:sz w:val="24"/>
          <w:szCs w:val="24"/>
        </w:rPr>
        <w:t>80</w:t>
      </w:r>
      <w:r w:rsidR="007A2D2B" w:rsidRPr="00857657">
        <w:rPr>
          <w:rFonts w:asciiTheme="minorHAnsi" w:hAnsiTheme="minorHAnsi" w:cstheme="minorHAnsi"/>
          <w:color w:val="000000" w:themeColor="text1"/>
          <w:sz w:val="24"/>
          <w:szCs w:val="24"/>
        </w:rPr>
        <w:t>)</w:t>
      </w:r>
      <w:r w:rsidR="00AE4F53" w:rsidRPr="00857657">
        <w:rPr>
          <w:rFonts w:asciiTheme="minorHAnsi" w:hAnsiTheme="minorHAnsi" w:cstheme="minorHAnsi"/>
          <w:color w:val="000000" w:themeColor="text1"/>
          <w:sz w:val="24"/>
          <w:szCs w:val="24"/>
        </w:rPr>
        <w:t>.</w:t>
      </w:r>
      <w:r w:rsidR="007A2D2B" w:rsidRPr="00857657">
        <w:rPr>
          <w:rFonts w:asciiTheme="minorHAnsi" w:hAnsiTheme="minorHAnsi" w:cstheme="minorHAnsi"/>
          <w:color w:val="000000" w:themeColor="text1"/>
          <w:sz w:val="24"/>
          <w:szCs w:val="24"/>
        </w:rPr>
        <w:t xml:space="preserve"> Resul</w:t>
      </w:r>
      <w:r w:rsidR="00007813" w:rsidRPr="00857657">
        <w:rPr>
          <w:rFonts w:asciiTheme="minorHAnsi" w:hAnsiTheme="minorHAnsi" w:cstheme="minorHAnsi"/>
          <w:color w:val="000000" w:themeColor="text1"/>
          <w:sz w:val="24"/>
          <w:szCs w:val="24"/>
        </w:rPr>
        <w:t>t</w:t>
      </w:r>
      <w:r w:rsidR="007A2D2B" w:rsidRPr="00857657">
        <w:rPr>
          <w:rFonts w:asciiTheme="minorHAnsi" w:hAnsiTheme="minorHAnsi" w:cstheme="minorHAnsi"/>
          <w:color w:val="000000" w:themeColor="text1"/>
          <w:sz w:val="24"/>
          <w:szCs w:val="24"/>
        </w:rPr>
        <w:t>ingly</w:t>
      </w:r>
      <w:r w:rsidR="00AE4F53" w:rsidRPr="00857657">
        <w:rPr>
          <w:rFonts w:asciiTheme="minorHAnsi" w:hAnsiTheme="minorHAnsi" w:cstheme="minorHAnsi"/>
          <w:color w:val="000000" w:themeColor="text1"/>
          <w:sz w:val="24"/>
          <w:szCs w:val="24"/>
        </w:rPr>
        <w:t xml:space="preserve">, </w:t>
      </w:r>
      <w:r w:rsidR="00007813" w:rsidRPr="00857657">
        <w:rPr>
          <w:rFonts w:asciiTheme="minorHAnsi" w:hAnsiTheme="minorHAnsi" w:cstheme="minorHAnsi"/>
          <w:color w:val="000000" w:themeColor="text1"/>
          <w:sz w:val="24"/>
          <w:szCs w:val="24"/>
        </w:rPr>
        <w:t>most</w:t>
      </w:r>
      <w:r w:rsidR="00EE2FD5" w:rsidRPr="00857657">
        <w:rPr>
          <w:rFonts w:asciiTheme="minorHAnsi" w:hAnsiTheme="minorHAnsi" w:cstheme="minorHAnsi"/>
          <w:color w:val="000000" w:themeColor="text1"/>
          <w:sz w:val="24"/>
          <w:szCs w:val="24"/>
        </w:rPr>
        <w:t xml:space="preserve"> of the funding went towards the provision of “teaching computers and digital projectors” (DES, 2009, p.27)</w:t>
      </w:r>
      <w:r w:rsidR="00F36A03" w:rsidRPr="00857657">
        <w:rPr>
          <w:rFonts w:asciiTheme="minorHAnsi" w:hAnsiTheme="minorHAnsi" w:cstheme="minorHAnsi"/>
          <w:color w:val="000000" w:themeColor="text1"/>
          <w:sz w:val="24"/>
          <w:szCs w:val="24"/>
        </w:rPr>
        <w:t>,</w:t>
      </w:r>
      <w:r w:rsidR="00EE2FD5" w:rsidRPr="00857657">
        <w:rPr>
          <w:rFonts w:asciiTheme="minorHAnsi" w:hAnsiTheme="minorHAnsi" w:cstheme="minorHAnsi"/>
          <w:color w:val="000000" w:themeColor="text1"/>
          <w:sz w:val="24"/>
          <w:szCs w:val="24"/>
        </w:rPr>
        <w:t xml:space="preserve"> which were used to “merely digitize traditional teacher-centred approaches”</w:t>
      </w:r>
      <w:r w:rsidR="00F36A03" w:rsidRPr="00857657">
        <w:rPr>
          <w:rFonts w:asciiTheme="minorHAnsi" w:hAnsiTheme="minorHAnsi" w:cstheme="minorHAnsi"/>
          <w:color w:val="000000" w:themeColor="text1"/>
          <w:sz w:val="24"/>
          <w:szCs w:val="24"/>
        </w:rPr>
        <w:t xml:space="preserve"> rather than develop the </w:t>
      </w:r>
      <w:r w:rsidR="0044198D" w:rsidRPr="00857657">
        <w:rPr>
          <w:rFonts w:asciiTheme="minorHAnsi" w:hAnsiTheme="minorHAnsi" w:cstheme="minorHAnsi"/>
          <w:color w:val="000000" w:themeColor="text1"/>
          <w:sz w:val="24"/>
          <w:szCs w:val="24"/>
        </w:rPr>
        <w:t>student</w:t>
      </w:r>
      <w:r w:rsidR="00EE2FD5" w:rsidRPr="00857657">
        <w:rPr>
          <w:rFonts w:asciiTheme="minorHAnsi" w:hAnsiTheme="minorHAnsi" w:cstheme="minorHAnsi"/>
          <w:color w:val="000000" w:themeColor="text1"/>
          <w:sz w:val="24"/>
          <w:szCs w:val="24"/>
        </w:rPr>
        <w:t xml:space="preserve">-centred </w:t>
      </w:r>
      <w:r w:rsidR="00F36A03" w:rsidRPr="00857657">
        <w:rPr>
          <w:rFonts w:asciiTheme="minorHAnsi" w:hAnsiTheme="minorHAnsi" w:cstheme="minorHAnsi"/>
          <w:color w:val="000000" w:themeColor="text1"/>
          <w:sz w:val="24"/>
          <w:szCs w:val="24"/>
        </w:rPr>
        <w:t xml:space="preserve">pedagogies that were envisioned </w:t>
      </w:r>
      <w:r w:rsidR="00EE2FD5" w:rsidRPr="00857657">
        <w:rPr>
          <w:rFonts w:asciiTheme="minorHAnsi" w:hAnsiTheme="minorHAnsi" w:cstheme="minorHAnsi"/>
          <w:color w:val="000000" w:themeColor="text1"/>
          <w:sz w:val="24"/>
          <w:szCs w:val="24"/>
        </w:rPr>
        <w:t>(McGarr &amp; Johnston</w:t>
      </w:r>
      <w:r w:rsidR="00F36A03" w:rsidRPr="00857657">
        <w:rPr>
          <w:rFonts w:asciiTheme="minorHAnsi" w:hAnsiTheme="minorHAnsi" w:cstheme="minorHAnsi"/>
          <w:color w:val="000000" w:themeColor="text1"/>
          <w:sz w:val="24"/>
          <w:szCs w:val="24"/>
        </w:rPr>
        <w:t>, 2019).</w:t>
      </w:r>
      <w:r w:rsidR="00EE2FD5" w:rsidRPr="00857657">
        <w:rPr>
          <w:rFonts w:asciiTheme="minorHAnsi" w:hAnsiTheme="minorHAnsi" w:cstheme="minorHAnsi"/>
          <w:color w:val="000000" w:themeColor="text1"/>
          <w:sz w:val="24"/>
          <w:szCs w:val="24"/>
        </w:rPr>
        <w:t xml:space="preserve"> </w:t>
      </w:r>
    </w:p>
    <w:p w14:paraId="11B76BD7" w14:textId="77777777" w:rsidR="00391B2C" w:rsidRPr="00857657" w:rsidRDefault="00391B2C" w:rsidP="00857657">
      <w:pPr>
        <w:suppressAutoHyphens w:val="0"/>
        <w:spacing w:line="360" w:lineRule="auto"/>
        <w:rPr>
          <w:rFonts w:asciiTheme="minorHAnsi" w:hAnsiTheme="minorHAnsi" w:cstheme="minorHAnsi"/>
          <w:color w:val="000000" w:themeColor="text1"/>
          <w:sz w:val="24"/>
          <w:szCs w:val="24"/>
        </w:rPr>
      </w:pPr>
    </w:p>
    <w:p w14:paraId="12E2B410" w14:textId="32779F88" w:rsidR="00391B2C" w:rsidRDefault="00270592" w:rsidP="00857657">
      <w:pPr>
        <w:suppressAutoHyphens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The current phase, Phase 3, is framed by the </w:t>
      </w:r>
      <w:r w:rsidRPr="00857657">
        <w:rPr>
          <w:rFonts w:asciiTheme="minorHAnsi" w:hAnsiTheme="minorHAnsi" w:cstheme="minorHAnsi"/>
          <w:i/>
          <w:iCs/>
          <w:color w:val="000000" w:themeColor="text1"/>
          <w:sz w:val="24"/>
          <w:szCs w:val="24"/>
        </w:rPr>
        <w:t xml:space="preserve">Digital Strategy for Schools 2015-2020 </w:t>
      </w:r>
      <w:r w:rsidRPr="00857657">
        <w:rPr>
          <w:rFonts w:asciiTheme="minorHAnsi" w:hAnsiTheme="minorHAnsi" w:cstheme="minorHAnsi"/>
          <w:color w:val="000000" w:themeColor="text1"/>
          <w:sz w:val="24"/>
          <w:szCs w:val="24"/>
        </w:rPr>
        <w:t>(DES, 2015). This strategy</w:t>
      </w:r>
      <w:r w:rsidR="006073F7" w:rsidRPr="00857657">
        <w:rPr>
          <w:rFonts w:asciiTheme="minorHAnsi" w:hAnsiTheme="minorHAnsi" w:cstheme="minorHAnsi"/>
          <w:color w:val="000000" w:themeColor="text1"/>
          <w:sz w:val="24"/>
          <w:szCs w:val="24"/>
        </w:rPr>
        <w:t xml:space="preserve"> build</w:t>
      </w:r>
      <w:r w:rsidR="00194D80" w:rsidRPr="00857657">
        <w:rPr>
          <w:rFonts w:asciiTheme="minorHAnsi" w:hAnsiTheme="minorHAnsi" w:cstheme="minorHAnsi"/>
          <w:color w:val="000000" w:themeColor="text1"/>
          <w:sz w:val="24"/>
          <w:szCs w:val="24"/>
        </w:rPr>
        <w:t>s</w:t>
      </w:r>
      <w:r w:rsidR="006073F7" w:rsidRPr="00857657">
        <w:rPr>
          <w:rFonts w:asciiTheme="minorHAnsi" w:hAnsiTheme="minorHAnsi" w:cstheme="minorHAnsi"/>
          <w:color w:val="000000" w:themeColor="text1"/>
          <w:sz w:val="24"/>
          <w:szCs w:val="24"/>
        </w:rPr>
        <w:t xml:space="preserve"> further </w:t>
      </w:r>
      <w:r w:rsidRPr="00857657">
        <w:rPr>
          <w:rFonts w:asciiTheme="minorHAnsi" w:hAnsiTheme="minorHAnsi" w:cstheme="minorHAnsi"/>
          <w:color w:val="000000" w:themeColor="text1"/>
          <w:sz w:val="24"/>
          <w:szCs w:val="24"/>
        </w:rPr>
        <w:t xml:space="preserve">on previous </w:t>
      </w:r>
      <w:r w:rsidR="00194D80" w:rsidRPr="00857657">
        <w:rPr>
          <w:rFonts w:asciiTheme="minorHAnsi" w:hAnsiTheme="minorHAnsi" w:cstheme="minorHAnsi"/>
          <w:color w:val="000000" w:themeColor="text1"/>
          <w:sz w:val="24"/>
          <w:szCs w:val="24"/>
        </w:rPr>
        <w:t>efforts of ICT integration</w:t>
      </w:r>
      <w:r w:rsidRPr="00857657">
        <w:rPr>
          <w:rFonts w:asciiTheme="minorHAnsi" w:hAnsiTheme="minorHAnsi" w:cstheme="minorHAnsi"/>
          <w:color w:val="000000" w:themeColor="text1"/>
          <w:sz w:val="24"/>
          <w:szCs w:val="24"/>
        </w:rPr>
        <w:t>, and has achieved important milestones in terms of its key themes</w:t>
      </w:r>
      <w:r w:rsidR="00194D80" w:rsidRPr="00857657">
        <w:rPr>
          <w:rFonts w:asciiTheme="minorHAnsi" w:hAnsiTheme="minorHAnsi" w:cstheme="minorHAnsi"/>
          <w:color w:val="000000" w:themeColor="text1"/>
          <w:sz w:val="24"/>
          <w:szCs w:val="24"/>
        </w:rPr>
        <w:t xml:space="preserve">: </w:t>
      </w:r>
      <w:r w:rsidRPr="00857657">
        <w:rPr>
          <w:rFonts w:asciiTheme="minorHAnsi" w:hAnsiTheme="minorHAnsi" w:cstheme="minorHAnsi"/>
          <w:color w:val="000000" w:themeColor="text1"/>
          <w:sz w:val="24"/>
          <w:szCs w:val="24"/>
        </w:rPr>
        <w:t xml:space="preserve">(i) </w:t>
      </w:r>
      <w:r w:rsidR="00F147CB" w:rsidRPr="00857657">
        <w:rPr>
          <w:rFonts w:asciiTheme="minorHAnsi" w:hAnsiTheme="minorHAnsi" w:cstheme="minorHAnsi"/>
          <w:color w:val="000000" w:themeColor="text1"/>
          <w:sz w:val="24"/>
          <w:szCs w:val="24"/>
        </w:rPr>
        <w:t>t</w:t>
      </w:r>
      <w:r w:rsidRPr="00857657">
        <w:rPr>
          <w:rFonts w:asciiTheme="minorHAnsi" w:hAnsiTheme="minorHAnsi" w:cstheme="minorHAnsi"/>
          <w:color w:val="000000" w:themeColor="text1"/>
          <w:sz w:val="24"/>
          <w:szCs w:val="24"/>
        </w:rPr>
        <w:t xml:space="preserve">eaching, </w:t>
      </w:r>
      <w:r w:rsidR="00F147CB" w:rsidRPr="00857657">
        <w:rPr>
          <w:rFonts w:asciiTheme="minorHAnsi" w:hAnsiTheme="minorHAnsi" w:cstheme="minorHAnsi"/>
          <w:color w:val="000000" w:themeColor="text1"/>
          <w:sz w:val="24"/>
          <w:szCs w:val="24"/>
        </w:rPr>
        <w:t>l</w:t>
      </w:r>
      <w:r w:rsidRPr="00857657">
        <w:rPr>
          <w:rFonts w:asciiTheme="minorHAnsi" w:hAnsiTheme="minorHAnsi" w:cstheme="minorHAnsi"/>
          <w:color w:val="000000" w:themeColor="text1"/>
          <w:sz w:val="24"/>
          <w:szCs w:val="24"/>
        </w:rPr>
        <w:t xml:space="preserve">earning and </w:t>
      </w:r>
      <w:r w:rsidR="00F147CB" w:rsidRPr="00857657">
        <w:rPr>
          <w:rFonts w:asciiTheme="minorHAnsi" w:hAnsiTheme="minorHAnsi" w:cstheme="minorHAnsi"/>
          <w:color w:val="000000" w:themeColor="text1"/>
          <w:sz w:val="24"/>
          <w:szCs w:val="24"/>
        </w:rPr>
        <w:t>a</w:t>
      </w:r>
      <w:r w:rsidRPr="00857657">
        <w:rPr>
          <w:rFonts w:asciiTheme="minorHAnsi" w:hAnsiTheme="minorHAnsi" w:cstheme="minorHAnsi"/>
          <w:color w:val="000000" w:themeColor="text1"/>
          <w:sz w:val="24"/>
          <w:szCs w:val="24"/>
        </w:rPr>
        <w:t xml:space="preserve">ssessment </w:t>
      </w:r>
      <w:r w:rsidR="00F147CB" w:rsidRPr="00857657">
        <w:rPr>
          <w:rFonts w:asciiTheme="minorHAnsi" w:hAnsiTheme="minorHAnsi" w:cstheme="minorHAnsi"/>
          <w:color w:val="000000" w:themeColor="text1"/>
          <w:sz w:val="24"/>
          <w:szCs w:val="24"/>
        </w:rPr>
        <w:t>u</w:t>
      </w:r>
      <w:r w:rsidRPr="00857657">
        <w:rPr>
          <w:rFonts w:asciiTheme="minorHAnsi" w:hAnsiTheme="minorHAnsi" w:cstheme="minorHAnsi"/>
          <w:color w:val="000000" w:themeColor="text1"/>
          <w:sz w:val="24"/>
          <w:szCs w:val="24"/>
        </w:rPr>
        <w:t>sing ICT</w:t>
      </w:r>
      <w:r w:rsidR="00D265AD" w:rsidRPr="00857657">
        <w:rPr>
          <w:rFonts w:asciiTheme="minorHAnsi" w:hAnsiTheme="minorHAnsi" w:cstheme="minorHAnsi"/>
          <w:color w:val="000000" w:themeColor="text1"/>
          <w:sz w:val="24"/>
          <w:szCs w:val="24"/>
        </w:rPr>
        <w:t xml:space="preserve"> (ii)</w:t>
      </w:r>
      <w:r w:rsidRPr="00857657">
        <w:rPr>
          <w:rFonts w:asciiTheme="minorHAnsi" w:hAnsiTheme="minorHAnsi" w:cstheme="minorHAnsi"/>
          <w:color w:val="000000" w:themeColor="text1"/>
          <w:sz w:val="24"/>
          <w:szCs w:val="24"/>
        </w:rPr>
        <w:t xml:space="preserve"> </w:t>
      </w:r>
      <w:r w:rsidR="00F147CB" w:rsidRPr="00857657">
        <w:rPr>
          <w:rFonts w:asciiTheme="minorHAnsi" w:hAnsiTheme="minorHAnsi" w:cstheme="minorHAnsi"/>
          <w:color w:val="000000" w:themeColor="text1"/>
          <w:sz w:val="24"/>
          <w:szCs w:val="24"/>
        </w:rPr>
        <w:t>t</w:t>
      </w:r>
      <w:r w:rsidRPr="00857657">
        <w:rPr>
          <w:rFonts w:asciiTheme="minorHAnsi" w:hAnsiTheme="minorHAnsi" w:cstheme="minorHAnsi"/>
          <w:color w:val="000000" w:themeColor="text1"/>
          <w:sz w:val="24"/>
          <w:szCs w:val="24"/>
        </w:rPr>
        <w:t xml:space="preserve">eacher </w:t>
      </w:r>
      <w:r w:rsidR="00F147CB" w:rsidRPr="00857657">
        <w:rPr>
          <w:rFonts w:asciiTheme="minorHAnsi" w:hAnsiTheme="minorHAnsi" w:cstheme="minorHAnsi"/>
          <w:color w:val="000000" w:themeColor="text1"/>
          <w:sz w:val="24"/>
          <w:szCs w:val="24"/>
        </w:rPr>
        <w:t>p</w:t>
      </w:r>
      <w:r w:rsidRPr="00857657">
        <w:rPr>
          <w:rFonts w:asciiTheme="minorHAnsi" w:hAnsiTheme="minorHAnsi" w:cstheme="minorHAnsi"/>
          <w:color w:val="000000" w:themeColor="text1"/>
          <w:sz w:val="24"/>
          <w:szCs w:val="24"/>
        </w:rPr>
        <w:t xml:space="preserve">rofessional </w:t>
      </w:r>
      <w:r w:rsidR="006419E6" w:rsidRPr="00857657">
        <w:rPr>
          <w:rFonts w:asciiTheme="minorHAnsi" w:hAnsiTheme="minorHAnsi" w:cstheme="minorHAnsi"/>
          <w:color w:val="000000" w:themeColor="text1"/>
          <w:sz w:val="24"/>
          <w:szCs w:val="24"/>
        </w:rPr>
        <w:t>l</w:t>
      </w:r>
      <w:r w:rsidRPr="00857657">
        <w:rPr>
          <w:rFonts w:asciiTheme="minorHAnsi" w:hAnsiTheme="minorHAnsi" w:cstheme="minorHAnsi"/>
          <w:color w:val="000000" w:themeColor="text1"/>
          <w:sz w:val="24"/>
          <w:szCs w:val="24"/>
        </w:rPr>
        <w:t>earning</w:t>
      </w:r>
      <w:r w:rsidR="00D265AD" w:rsidRPr="00857657">
        <w:rPr>
          <w:rFonts w:asciiTheme="minorHAnsi" w:hAnsiTheme="minorHAnsi" w:cstheme="minorHAnsi"/>
          <w:color w:val="000000" w:themeColor="text1"/>
          <w:sz w:val="24"/>
          <w:szCs w:val="24"/>
        </w:rPr>
        <w:t xml:space="preserve"> (iii) </w:t>
      </w:r>
      <w:r w:rsidR="006419E6" w:rsidRPr="00857657">
        <w:rPr>
          <w:rFonts w:asciiTheme="minorHAnsi" w:hAnsiTheme="minorHAnsi" w:cstheme="minorHAnsi"/>
          <w:color w:val="000000" w:themeColor="text1"/>
          <w:sz w:val="24"/>
          <w:szCs w:val="24"/>
        </w:rPr>
        <w:t>l</w:t>
      </w:r>
      <w:r w:rsidR="00D265AD" w:rsidRPr="00857657">
        <w:rPr>
          <w:rFonts w:asciiTheme="minorHAnsi" w:hAnsiTheme="minorHAnsi" w:cstheme="minorHAnsi"/>
          <w:color w:val="000000" w:themeColor="text1"/>
          <w:sz w:val="24"/>
          <w:szCs w:val="24"/>
        </w:rPr>
        <w:t xml:space="preserve">eadership, </w:t>
      </w:r>
      <w:r w:rsidR="006419E6" w:rsidRPr="00857657">
        <w:rPr>
          <w:rFonts w:asciiTheme="minorHAnsi" w:hAnsiTheme="minorHAnsi" w:cstheme="minorHAnsi"/>
          <w:color w:val="000000" w:themeColor="text1"/>
          <w:sz w:val="24"/>
          <w:szCs w:val="24"/>
        </w:rPr>
        <w:t>r</w:t>
      </w:r>
      <w:r w:rsidR="00D265AD" w:rsidRPr="00857657">
        <w:rPr>
          <w:rFonts w:asciiTheme="minorHAnsi" w:hAnsiTheme="minorHAnsi" w:cstheme="minorHAnsi"/>
          <w:color w:val="000000" w:themeColor="text1"/>
          <w:sz w:val="24"/>
          <w:szCs w:val="24"/>
        </w:rPr>
        <w:t xml:space="preserve">esearch, and </w:t>
      </w:r>
      <w:r w:rsidR="006419E6" w:rsidRPr="00857657">
        <w:rPr>
          <w:rFonts w:asciiTheme="minorHAnsi" w:hAnsiTheme="minorHAnsi" w:cstheme="minorHAnsi"/>
          <w:color w:val="000000" w:themeColor="text1"/>
          <w:sz w:val="24"/>
          <w:szCs w:val="24"/>
        </w:rPr>
        <w:t>p</w:t>
      </w:r>
      <w:r w:rsidR="00D265AD" w:rsidRPr="00857657">
        <w:rPr>
          <w:rFonts w:asciiTheme="minorHAnsi" w:hAnsiTheme="minorHAnsi" w:cstheme="minorHAnsi"/>
          <w:color w:val="000000" w:themeColor="text1"/>
          <w:sz w:val="24"/>
          <w:szCs w:val="24"/>
        </w:rPr>
        <w:t xml:space="preserve">olicy and (iv) ICT </w:t>
      </w:r>
      <w:del w:id="111" w:author="MAC LIATHAIN, CIAN" w:date="2021-01-29T11:30:00Z">
        <w:r w:rsidR="006419E6" w:rsidRPr="00857657" w:rsidDel="008767D7">
          <w:rPr>
            <w:rFonts w:asciiTheme="minorHAnsi" w:hAnsiTheme="minorHAnsi" w:cstheme="minorHAnsi"/>
            <w:color w:val="000000" w:themeColor="text1"/>
            <w:sz w:val="24"/>
            <w:szCs w:val="24"/>
          </w:rPr>
          <w:delText>i</w:delText>
        </w:r>
        <w:r w:rsidR="00D265AD" w:rsidRPr="00857657" w:rsidDel="008767D7">
          <w:rPr>
            <w:rFonts w:asciiTheme="minorHAnsi" w:hAnsiTheme="minorHAnsi" w:cstheme="minorHAnsi"/>
            <w:color w:val="000000" w:themeColor="text1"/>
            <w:sz w:val="24"/>
            <w:szCs w:val="24"/>
          </w:rPr>
          <w:delText>nfrastructure</w:delText>
        </w:r>
        <w:r w:rsidRPr="00857657" w:rsidDel="008767D7">
          <w:rPr>
            <w:rFonts w:asciiTheme="minorHAnsi" w:hAnsiTheme="minorHAnsi" w:cstheme="minorHAnsi"/>
            <w:color w:val="000000" w:themeColor="text1"/>
            <w:sz w:val="24"/>
            <w:szCs w:val="24"/>
          </w:rPr>
          <w:delText xml:space="preserve">  (</w:delText>
        </w:r>
      </w:del>
      <w:ins w:id="112" w:author="MAC LIATHAIN, CIAN" w:date="2021-01-29T11:30:00Z">
        <w:r w:rsidR="008767D7" w:rsidRPr="00857657">
          <w:rPr>
            <w:rFonts w:asciiTheme="minorHAnsi" w:hAnsiTheme="minorHAnsi" w:cstheme="minorHAnsi"/>
            <w:color w:val="000000" w:themeColor="text1"/>
            <w:sz w:val="24"/>
            <w:szCs w:val="24"/>
          </w:rPr>
          <w:t>infrastructure (</w:t>
        </w:r>
      </w:ins>
      <w:r w:rsidRPr="00857657">
        <w:rPr>
          <w:rFonts w:asciiTheme="minorHAnsi" w:hAnsiTheme="minorHAnsi" w:cstheme="minorHAnsi"/>
          <w:color w:val="000000" w:themeColor="text1"/>
          <w:sz w:val="24"/>
          <w:szCs w:val="24"/>
        </w:rPr>
        <w:t>DES, 2015).</w:t>
      </w:r>
      <w:r w:rsidR="0035483A" w:rsidRPr="00857657">
        <w:rPr>
          <w:rFonts w:asciiTheme="minorHAnsi" w:hAnsiTheme="minorHAnsi" w:cstheme="minorHAnsi"/>
          <w:color w:val="000000" w:themeColor="text1"/>
          <w:sz w:val="24"/>
          <w:szCs w:val="24"/>
        </w:rPr>
        <w:t xml:space="preserve"> </w:t>
      </w:r>
      <w:r w:rsidR="00681615" w:rsidRPr="00857657">
        <w:rPr>
          <w:rFonts w:asciiTheme="minorHAnsi" w:hAnsiTheme="minorHAnsi" w:cstheme="minorHAnsi"/>
          <w:color w:val="000000" w:themeColor="text1"/>
          <w:sz w:val="24"/>
          <w:szCs w:val="24"/>
        </w:rPr>
        <w:t>A</w:t>
      </w:r>
      <w:r w:rsidR="0035483A" w:rsidRPr="00857657">
        <w:rPr>
          <w:rFonts w:asciiTheme="minorHAnsi" w:hAnsiTheme="minorHAnsi" w:cstheme="minorHAnsi"/>
          <w:color w:val="000000" w:themeColor="text1"/>
          <w:sz w:val="24"/>
          <w:szCs w:val="24"/>
        </w:rPr>
        <w:t xml:space="preserve"> </w:t>
      </w:r>
      <w:r w:rsidR="0035483A" w:rsidRPr="00857657">
        <w:rPr>
          <w:rFonts w:asciiTheme="minorHAnsi" w:hAnsiTheme="minorHAnsi" w:cstheme="minorHAnsi"/>
          <w:i/>
          <w:iCs/>
          <w:color w:val="000000" w:themeColor="text1"/>
          <w:sz w:val="24"/>
          <w:szCs w:val="24"/>
        </w:rPr>
        <w:t>Digital Strategy Action Plan</w:t>
      </w:r>
      <w:r w:rsidR="0035483A" w:rsidRPr="00857657">
        <w:rPr>
          <w:rFonts w:asciiTheme="minorHAnsi" w:hAnsiTheme="minorHAnsi" w:cstheme="minorHAnsi"/>
          <w:color w:val="000000" w:themeColor="text1"/>
          <w:sz w:val="24"/>
          <w:szCs w:val="24"/>
        </w:rPr>
        <w:t xml:space="preserve"> has been published </w:t>
      </w:r>
      <w:r w:rsidR="00681615" w:rsidRPr="00857657">
        <w:rPr>
          <w:rFonts w:asciiTheme="minorHAnsi" w:hAnsiTheme="minorHAnsi" w:cstheme="minorHAnsi"/>
          <w:color w:val="000000" w:themeColor="text1"/>
          <w:sz w:val="24"/>
          <w:szCs w:val="24"/>
        </w:rPr>
        <w:t xml:space="preserve">yearly </w:t>
      </w:r>
      <w:r w:rsidR="00613201" w:rsidRPr="00857657">
        <w:rPr>
          <w:rFonts w:asciiTheme="minorHAnsi" w:hAnsiTheme="minorHAnsi" w:cstheme="minorHAnsi"/>
          <w:color w:val="000000" w:themeColor="text1"/>
          <w:sz w:val="24"/>
          <w:szCs w:val="24"/>
        </w:rPr>
        <w:t xml:space="preserve">in an effort to </w:t>
      </w:r>
      <w:r w:rsidR="00681615" w:rsidRPr="00857657">
        <w:rPr>
          <w:rFonts w:asciiTheme="minorHAnsi" w:hAnsiTheme="minorHAnsi" w:cstheme="minorHAnsi"/>
          <w:color w:val="000000" w:themeColor="text1"/>
          <w:sz w:val="24"/>
          <w:szCs w:val="24"/>
        </w:rPr>
        <w:t>highlight the progress of carrying out the Digital Strategy’s key objectives</w:t>
      </w:r>
      <w:r w:rsidR="002D79A0" w:rsidRPr="00857657">
        <w:rPr>
          <w:rFonts w:asciiTheme="minorHAnsi" w:hAnsiTheme="minorHAnsi" w:cstheme="minorHAnsi"/>
          <w:color w:val="000000" w:themeColor="text1"/>
          <w:sz w:val="24"/>
          <w:szCs w:val="24"/>
        </w:rPr>
        <w:t xml:space="preserve"> (DES, 2019)</w:t>
      </w:r>
      <w:r w:rsidR="00681615" w:rsidRPr="00857657">
        <w:rPr>
          <w:rFonts w:asciiTheme="minorHAnsi" w:hAnsiTheme="minorHAnsi" w:cstheme="minorHAnsi"/>
          <w:color w:val="000000" w:themeColor="text1"/>
          <w:sz w:val="24"/>
          <w:szCs w:val="24"/>
        </w:rPr>
        <w:t>.</w:t>
      </w:r>
      <w:r w:rsidR="00AD2362" w:rsidRPr="00857657">
        <w:rPr>
          <w:rFonts w:asciiTheme="minorHAnsi" w:hAnsiTheme="minorHAnsi" w:cstheme="minorHAnsi"/>
          <w:color w:val="000000" w:themeColor="text1"/>
          <w:sz w:val="24"/>
          <w:szCs w:val="24"/>
        </w:rPr>
        <w:t xml:space="preserve"> </w:t>
      </w:r>
      <w:moveToRangeStart w:id="113" w:author="MAC LIATHAIN, CIAN" w:date="2021-01-29T16:07:00Z" w:name="move62828868"/>
      <w:moveTo w:id="114" w:author="MAC LIATHAIN, CIAN" w:date="2021-01-29T16:07:00Z">
        <w:r w:rsidR="00C552DE" w:rsidRPr="00857657">
          <w:rPr>
            <w:rFonts w:asciiTheme="minorHAnsi" w:hAnsiTheme="minorHAnsi" w:cstheme="minorHAnsi"/>
            <w:color w:val="000000" w:themeColor="text1"/>
            <w:sz w:val="24"/>
            <w:szCs w:val="24"/>
          </w:rPr>
          <w:t xml:space="preserve">In contrast to </w:t>
        </w:r>
      </w:moveTo>
      <w:ins w:id="115" w:author="MAC LIATHAIN, CIAN" w:date="2021-03-11T15:15:00Z">
        <w:r w:rsidR="00015001">
          <w:rPr>
            <w:rFonts w:asciiTheme="minorHAnsi" w:hAnsiTheme="minorHAnsi" w:cstheme="minorHAnsi"/>
            <w:color w:val="000000" w:themeColor="text1"/>
            <w:sz w:val="24"/>
            <w:szCs w:val="24"/>
          </w:rPr>
          <w:t xml:space="preserve">the policies of </w:t>
        </w:r>
      </w:ins>
      <w:moveTo w:id="116" w:author="MAC LIATHAIN, CIAN" w:date="2021-01-29T16:07:00Z">
        <w:r w:rsidR="00C552DE" w:rsidRPr="00857657">
          <w:rPr>
            <w:rFonts w:asciiTheme="minorHAnsi" w:hAnsiTheme="minorHAnsi" w:cstheme="minorHAnsi"/>
            <w:color w:val="000000" w:themeColor="text1"/>
            <w:sz w:val="24"/>
            <w:szCs w:val="24"/>
          </w:rPr>
          <w:t>earlier phases</w:t>
        </w:r>
        <w:del w:id="117" w:author="MAC LIATHAIN, CIAN" w:date="2021-03-11T15:15:00Z">
          <w:r w:rsidR="00C552DE" w:rsidRPr="00857657" w:rsidDel="00015001">
            <w:rPr>
              <w:rFonts w:asciiTheme="minorHAnsi" w:hAnsiTheme="minorHAnsi" w:cstheme="minorHAnsi"/>
              <w:color w:val="000000" w:themeColor="text1"/>
              <w:sz w:val="24"/>
              <w:szCs w:val="24"/>
            </w:rPr>
            <w:delText xml:space="preserve"> of policy</w:delText>
          </w:r>
        </w:del>
        <w:r w:rsidR="00C552DE" w:rsidRPr="00857657">
          <w:rPr>
            <w:rFonts w:asciiTheme="minorHAnsi" w:hAnsiTheme="minorHAnsi" w:cstheme="minorHAnsi"/>
            <w:color w:val="000000" w:themeColor="text1"/>
            <w:sz w:val="24"/>
            <w:szCs w:val="24"/>
          </w:rPr>
          <w:t>, the funding</w:t>
        </w:r>
      </w:moveTo>
      <w:ins w:id="118" w:author="MAC LIATHAIN, CIAN" w:date="2021-01-29T16:08:00Z">
        <w:r w:rsidR="00C552DE">
          <w:rPr>
            <w:rFonts w:asciiTheme="minorHAnsi" w:hAnsiTheme="minorHAnsi" w:cstheme="minorHAnsi"/>
            <w:color w:val="000000" w:themeColor="text1"/>
            <w:sz w:val="24"/>
            <w:szCs w:val="24"/>
          </w:rPr>
          <w:t xml:space="preserve"> outlined in </w:t>
        </w:r>
      </w:ins>
      <w:ins w:id="119" w:author="MAC LIATHAIN, CIAN" w:date="2021-03-11T15:15:00Z">
        <w:r w:rsidR="00015001">
          <w:rPr>
            <w:rFonts w:asciiTheme="minorHAnsi" w:hAnsiTheme="minorHAnsi" w:cstheme="minorHAnsi"/>
            <w:color w:val="000000" w:themeColor="text1"/>
            <w:sz w:val="24"/>
            <w:szCs w:val="24"/>
          </w:rPr>
          <w:t>in the Digital Strategy</w:t>
        </w:r>
      </w:ins>
      <w:moveTo w:id="120" w:author="MAC LIATHAIN, CIAN" w:date="2021-01-29T16:07:00Z">
        <w:r w:rsidR="00C552DE" w:rsidRPr="00857657">
          <w:rPr>
            <w:rFonts w:asciiTheme="minorHAnsi" w:hAnsiTheme="minorHAnsi" w:cstheme="minorHAnsi"/>
            <w:color w:val="000000" w:themeColor="text1"/>
            <w:sz w:val="24"/>
            <w:szCs w:val="24"/>
          </w:rPr>
          <w:t xml:space="preserve"> is provided to</w:t>
        </w:r>
      </w:moveTo>
      <w:ins w:id="121" w:author="MAC LIATHAIN, CIAN" w:date="2021-03-11T15:12:00Z">
        <w:r w:rsidR="00943BAB">
          <w:rPr>
            <w:rFonts w:asciiTheme="minorHAnsi" w:hAnsiTheme="minorHAnsi" w:cstheme="minorHAnsi"/>
            <w:color w:val="000000" w:themeColor="text1"/>
            <w:sz w:val="24"/>
            <w:szCs w:val="24"/>
          </w:rPr>
          <w:t xml:space="preserve"> schools </w:t>
        </w:r>
      </w:ins>
      <w:moveTo w:id="122" w:author="MAC LIATHAIN, CIAN" w:date="2021-01-29T16:07:00Z">
        <w:del w:id="123" w:author="MAC LIATHAIN, CIAN" w:date="2021-03-11T15:12:00Z">
          <w:r w:rsidR="00C552DE" w:rsidRPr="00857657" w:rsidDel="00943BAB">
            <w:rPr>
              <w:rFonts w:asciiTheme="minorHAnsi" w:hAnsiTheme="minorHAnsi" w:cstheme="minorHAnsi"/>
              <w:color w:val="000000" w:themeColor="text1"/>
              <w:sz w:val="24"/>
              <w:szCs w:val="24"/>
            </w:rPr>
            <w:delText xml:space="preserve"> </w:delText>
          </w:r>
        </w:del>
        <w:del w:id="124" w:author="MAC LIATHAIN, CIAN" w:date="2021-01-29T16:08:00Z">
          <w:r w:rsidR="00C552DE" w:rsidRPr="00857657" w:rsidDel="00C552DE">
            <w:rPr>
              <w:rFonts w:asciiTheme="minorHAnsi" w:hAnsiTheme="minorHAnsi" w:cstheme="minorHAnsi"/>
              <w:color w:val="000000" w:themeColor="text1"/>
              <w:sz w:val="24"/>
              <w:szCs w:val="24"/>
            </w:rPr>
            <w:delText xml:space="preserve">schools </w:delText>
          </w:r>
        </w:del>
        <w:del w:id="125" w:author="MAC LIATHAIN, CIAN" w:date="2021-03-11T15:12:00Z">
          <w:r w:rsidR="00C552DE" w:rsidRPr="00857657" w:rsidDel="00943BAB">
            <w:rPr>
              <w:rFonts w:asciiTheme="minorHAnsi" w:hAnsiTheme="minorHAnsi" w:cstheme="minorHAnsi"/>
              <w:color w:val="000000" w:themeColor="text1"/>
              <w:sz w:val="24"/>
              <w:szCs w:val="24"/>
            </w:rPr>
            <w:delText>accompanied by</w:delText>
          </w:r>
        </w:del>
      </w:moveTo>
      <w:ins w:id="126" w:author="MAC LIATHAIN, CIAN" w:date="2021-03-11T15:12:00Z">
        <w:r w:rsidR="00943BAB">
          <w:rPr>
            <w:rFonts w:asciiTheme="minorHAnsi" w:hAnsiTheme="minorHAnsi" w:cstheme="minorHAnsi"/>
            <w:color w:val="000000" w:themeColor="text1"/>
            <w:sz w:val="24"/>
            <w:szCs w:val="24"/>
          </w:rPr>
          <w:t>alongside</w:t>
        </w:r>
      </w:ins>
      <w:ins w:id="127" w:author="MAC LIATHAIN, CIAN" w:date="2021-01-29T16:08:00Z">
        <w:r w:rsidR="00C552DE">
          <w:rPr>
            <w:rFonts w:asciiTheme="minorHAnsi" w:hAnsiTheme="minorHAnsi" w:cstheme="minorHAnsi"/>
            <w:color w:val="000000" w:themeColor="text1"/>
            <w:sz w:val="24"/>
            <w:szCs w:val="24"/>
          </w:rPr>
          <w:t xml:space="preserve"> clear</w:t>
        </w:r>
      </w:ins>
      <w:moveTo w:id="128" w:author="MAC LIATHAIN, CIAN" w:date="2021-01-29T16:07:00Z">
        <w:r w:rsidR="00C552DE" w:rsidRPr="00857657">
          <w:rPr>
            <w:rFonts w:asciiTheme="minorHAnsi" w:hAnsiTheme="minorHAnsi" w:cstheme="minorHAnsi"/>
            <w:color w:val="000000" w:themeColor="text1"/>
            <w:sz w:val="24"/>
            <w:szCs w:val="24"/>
          </w:rPr>
          <w:t xml:space="preserve"> guidance for its use</w:t>
        </w:r>
        <w:del w:id="129" w:author="MAC LIATHAIN, CIAN" w:date="2021-03-11T15:12:00Z">
          <w:r w:rsidR="00C552DE" w:rsidRPr="00857657" w:rsidDel="00943BAB">
            <w:rPr>
              <w:rFonts w:asciiTheme="minorHAnsi" w:hAnsiTheme="minorHAnsi" w:cstheme="minorHAnsi"/>
              <w:color w:val="000000" w:themeColor="text1"/>
              <w:sz w:val="24"/>
              <w:szCs w:val="24"/>
            </w:rPr>
            <w:delText>,</w:delText>
          </w:r>
        </w:del>
        <w:r w:rsidR="00C552DE" w:rsidRPr="00857657">
          <w:rPr>
            <w:rFonts w:asciiTheme="minorHAnsi" w:hAnsiTheme="minorHAnsi" w:cstheme="minorHAnsi"/>
            <w:color w:val="000000" w:themeColor="text1"/>
            <w:sz w:val="24"/>
            <w:szCs w:val="24"/>
          </w:rPr>
          <w:t xml:space="preserve"> in the form of the </w:t>
        </w:r>
        <w:r w:rsidR="00C552DE" w:rsidRPr="00857657">
          <w:rPr>
            <w:rFonts w:asciiTheme="minorHAnsi" w:hAnsiTheme="minorHAnsi" w:cstheme="minorHAnsi"/>
            <w:i/>
            <w:iCs/>
            <w:color w:val="000000" w:themeColor="text1"/>
            <w:sz w:val="24"/>
            <w:szCs w:val="24"/>
          </w:rPr>
          <w:t xml:space="preserve">Digital Learning </w:t>
        </w:r>
        <w:r w:rsidR="00C552DE" w:rsidRPr="00857657">
          <w:rPr>
            <w:rFonts w:asciiTheme="minorHAnsi" w:hAnsiTheme="minorHAnsi" w:cstheme="minorHAnsi"/>
            <w:i/>
            <w:iCs/>
            <w:color w:val="000000" w:themeColor="text1"/>
            <w:sz w:val="24"/>
            <w:szCs w:val="24"/>
          </w:rPr>
          <w:lastRenderedPageBreak/>
          <w:t>Framework</w:t>
        </w:r>
        <w:r w:rsidR="00C552DE" w:rsidRPr="00857657">
          <w:rPr>
            <w:rFonts w:asciiTheme="minorHAnsi" w:hAnsiTheme="minorHAnsi" w:cstheme="minorHAnsi"/>
            <w:color w:val="000000" w:themeColor="text1"/>
            <w:sz w:val="24"/>
            <w:szCs w:val="24"/>
          </w:rPr>
          <w:t xml:space="preserve"> (Professional Development Service for Teachers (PDST), 2017). Falling under</w:t>
        </w:r>
        <w:del w:id="130" w:author="MAC LIATHAIN, CIAN" w:date="2021-01-29T16:08:00Z">
          <w:r w:rsidR="00C552DE" w:rsidRPr="00857657" w:rsidDel="00C552DE">
            <w:rPr>
              <w:rFonts w:asciiTheme="minorHAnsi" w:hAnsiTheme="minorHAnsi" w:cstheme="minorHAnsi"/>
              <w:color w:val="000000" w:themeColor="text1"/>
              <w:sz w:val="24"/>
              <w:szCs w:val="24"/>
            </w:rPr>
            <w:delText xml:space="preserve"> the</w:delText>
          </w:r>
        </w:del>
        <w:r w:rsidR="00C552DE" w:rsidRPr="00857657">
          <w:rPr>
            <w:rFonts w:asciiTheme="minorHAnsi" w:hAnsiTheme="minorHAnsi" w:cstheme="minorHAnsi"/>
            <w:color w:val="000000" w:themeColor="text1"/>
            <w:sz w:val="24"/>
            <w:szCs w:val="24"/>
          </w:rPr>
          <w:t xml:space="preserve"> theme (i) ‘teaching, learning and assessment using ICT’, the </w:t>
        </w:r>
        <w:r w:rsidR="00C552DE" w:rsidRPr="00857657">
          <w:rPr>
            <w:rFonts w:asciiTheme="minorHAnsi" w:hAnsiTheme="minorHAnsi" w:cstheme="minorHAnsi"/>
            <w:i/>
            <w:iCs/>
            <w:color w:val="000000" w:themeColor="text1"/>
            <w:sz w:val="24"/>
            <w:szCs w:val="24"/>
          </w:rPr>
          <w:t>Digital Learning Framework</w:t>
        </w:r>
        <w:r w:rsidR="00C552DE" w:rsidRPr="00857657">
          <w:rPr>
            <w:rFonts w:asciiTheme="minorHAnsi" w:hAnsiTheme="minorHAnsi" w:cstheme="minorHAnsi"/>
            <w:color w:val="000000" w:themeColor="text1"/>
            <w:sz w:val="24"/>
            <w:szCs w:val="24"/>
          </w:rPr>
          <w:t xml:space="preserve"> is informed by academic research and “constructivist principles”, adapting the </w:t>
        </w:r>
        <w:r w:rsidR="00C552DE" w:rsidRPr="00857657">
          <w:rPr>
            <w:rFonts w:asciiTheme="minorHAnsi" w:hAnsiTheme="minorHAnsi" w:cstheme="minorHAnsi"/>
            <w:i/>
            <w:iCs/>
            <w:color w:val="000000" w:themeColor="text1"/>
            <w:sz w:val="24"/>
            <w:szCs w:val="24"/>
          </w:rPr>
          <w:t xml:space="preserve">UNESCO ICT Competency Framework for Teachers </w:t>
        </w:r>
        <w:r w:rsidR="00C552DE" w:rsidRPr="00857657">
          <w:rPr>
            <w:rFonts w:asciiTheme="minorHAnsi" w:hAnsiTheme="minorHAnsi" w:cstheme="minorHAnsi"/>
            <w:color w:val="000000" w:themeColor="text1"/>
            <w:sz w:val="24"/>
            <w:szCs w:val="24"/>
          </w:rPr>
          <w:t xml:space="preserve">to support successful ICT integration into Irish schools (PDST, 2017, p.1). The </w:t>
        </w:r>
        <w:r w:rsidR="00C552DE" w:rsidRPr="00857657">
          <w:rPr>
            <w:rFonts w:asciiTheme="minorHAnsi" w:hAnsiTheme="minorHAnsi" w:cstheme="minorHAnsi"/>
            <w:i/>
            <w:iCs/>
            <w:color w:val="000000" w:themeColor="text1"/>
            <w:sz w:val="24"/>
            <w:szCs w:val="24"/>
          </w:rPr>
          <w:t>Digital Learning Framework</w:t>
        </w:r>
        <w:r w:rsidR="00C552DE" w:rsidRPr="00857657">
          <w:rPr>
            <w:rFonts w:asciiTheme="minorHAnsi" w:hAnsiTheme="minorHAnsi" w:cstheme="minorHAnsi"/>
            <w:color w:val="000000" w:themeColor="text1"/>
            <w:sz w:val="24"/>
            <w:szCs w:val="24"/>
          </w:rPr>
          <w:t xml:space="preserve"> provides subject-specific support for the integration of ICT into practice, and it is intended for it to inform any developments in subject curricula, including the recent Junior Cycle reform (PDST, 2017; DES, 2019). </w:t>
        </w:r>
      </w:moveTo>
      <w:moveToRangeEnd w:id="113"/>
      <w:ins w:id="131" w:author="MAC LIATHAIN, CIAN" w:date="2021-03-11T15:17:00Z">
        <w:r w:rsidR="00015001">
          <w:rPr>
            <w:rFonts w:asciiTheme="minorHAnsi" w:hAnsiTheme="minorHAnsi" w:cstheme="minorHAnsi"/>
            <w:color w:val="000000" w:themeColor="text1"/>
            <w:sz w:val="24"/>
            <w:szCs w:val="24"/>
          </w:rPr>
          <w:t>The objectives of t</w:t>
        </w:r>
      </w:ins>
      <w:del w:id="132" w:author="MAC LIATHAIN, CIAN" w:date="2021-03-11T15:17:00Z">
        <w:r w:rsidR="00B97543" w:rsidRPr="00857657" w:rsidDel="00015001">
          <w:rPr>
            <w:rFonts w:asciiTheme="minorHAnsi" w:hAnsiTheme="minorHAnsi" w:cstheme="minorHAnsi"/>
            <w:color w:val="000000" w:themeColor="text1"/>
            <w:sz w:val="24"/>
            <w:szCs w:val="24"/>
          </w:rPr>
          <w:delText>T</w:delText>
        </w:r>
      </w:del>
      <w:r w:rsidR="00B97543" w:rsidRPr="00857657">
        <w:rPr>
          <w:rFonts w:asciiTheme="minorHAnsi" w:hAnsiTheme="minorHAnsi" w:cstheme="minorHAnsi"/>
          <w:color w:val="000000" w:themeColor="text1"/>
          <w:sz w:val="24"/>
          <w:szCs w:val="24"/>
        </w:rPr>
        <w:t xml:space="preserve">heme (ii) </w:t>
      </w:r>
      <w:r w:rsidR="002D79A0" w:rsidRPr="00857657">
        <w:rPr>
          <w:rFonts w:asciiTheme="minorHAnsi" w:hAnsiTheme="minorHAnsi" w:cstheme="minorHAnsi"/>
          <w:color w:val="000000" w:themeColor="text1"/>
          <w:sz w:val="24"/>
          <w:szCs w:val="24"/>
        </w:rPr>
        <w:t>‘t</w:t>
      </w:r>
      <w:r w:rsidR="00AD2362" w:rsidRPr="00857657">
        <w:rPr>
          <w:rFonts w:asciiTheme="minorHAnsi" w:hAnsiTheme="minorHAnsi" w:cstheme="minorHAnsi"/>
          <w:color w:val="000000" w:themeColor="text1"/>
          <w:sz w:val="24"/>
          <w:szCs w:val="24"/>
        </w:rPr>
        <w:t xml:space="preserve">eacher </w:t>
      </w:r>
      <w:r w:rsidR="002D79A0" w:rsidRPr="00857657">
        <w:rPr>
          <w:rFonts w:asciiTheme="minorHAnsi" w:hAnsiTheme="minorHAnsi" w:cstheme="minorHAnsi"/>
          <w:color w:val="000000" w:themeColor="text1"/>
          <w:sz w:val="24"/>
          <w:szCs w:val="24"/>
        </w:rPr>
        <w:t>p</w:t>
      </w:r>
      <w:r w:rsidR="00AD2362" w:rsidRPr="00857657">
        <w:rPr>
          <w:rFonts w:asciiTheme="minorHAnsi" w:hAnsiTheme="minorHAnsi" w:cstheme="minorHAnsi"/>
          <w:color w:val="000000" w:themeColor="text1"/>
          <w:sz w:val="24"/>
          <w:szCs w:val="24"/>
        </w:rPr>
        <w:t xml:space="preserve">rofessional </w:t>
      </w:r>
      <w:r w:rsidR="002D79A0" w:rsidRPr="00857657">
        <w:rPr>
          <w:rFonts w:asciiTheme="minorHAnsi" w:hAnsiTheme="minorHAnsi" w:cstheme="minorHAnsi"/>
          <w:color w:val="000000" w:themeColor="text1"/>
          <w:sz w:val="24"/>
          <w:szCs w:val="24"/>
        </w:rPr>
        <w:t>le</w:t>
      </w:r>
      <w:r w:rsidR="00AD2362" w:rsidRPr="00857657">
        <w:rPr>
          <w:rFonts w:asciiTheme="minorHAnsi" w:hAnsiTheme="minorHAnsi" w:cstheme="minorHAnsi"/>
          <w:color w:val="000000" w:themeColor="text1"/>
          <w:sz w:val="24"/>
          <w:szCs w:val="24"/>
        </w:rPr>
        <w:t>arning</w:t>
      </w:r>
      <w:r w:rsidR="002D79A0" w:rsidRPr="00857657">
        <w:rPr>
          <w:rFonts w:asciiTheme="minorHAnsi" w:hAnsiTheme="minorHAnsi" w:cstheme="minorHAnsi"/>
          <w:color w:val="000000" w:themeColor="text1"/>
          <w:sz w:val="24"/>
          <w:szCs w:val="24"/>
        </w:rPr>
        <w:t>’</w:t>
      </w:r>
      <w:r w:rsidR="00AD2362" w:rsidRPr="00857657">
        <w:rPr>
          <w:rFonts w:asciiTheme="minorHAnsi" w:hAnsiTheme="minorHAnsi" w:cstheme="minorHAnsi"/>
          <w:color w:val="000000" w:themeColor="text1"/>
          <w:sz w:val="24"/>
          <w:szCs w:val="24"/>
        </w:rPr>
        <w:t xml:space="preserve"> </w:t>
      </w:r>
      <w:del w:id="133" w:author="MAC LIATHAIN, CIAN" w:date="2021-03-11T15:17:00Z">
        <w:r w:rsidR="00AD2362" w:rsidRPr="00857657" w:rsidDel="00015001">
          <w:rPr>
            <w:rFonts w:asciiTheme="minorHAnsi" w:hAnsiTheme="minorHAnsi" w:cstheme="minorHAnsi"/>
            <w:color w:val="000000" w:themeColor="text1"/>
            <w:sz w:val="24"/>
            <w:szCs w:val="24"/>
          </w:rPr>
          <w:delText>has been carried</w:delText>
        </w:r>
      </w:del>
      <w:ins w:id="134" w:author="MAC LIATHAIN, CIAN" w:date="2021-03-11T15:17:00Z">
        <w:r w:rsidR="00015001">
          <w:rPr>
            <w:rFonts w:asciiTheme="minorHAnsi" w:hAnsiTheme="minorHAnsi" w:cstheme="minorHAnsi"/>
            <w:color w:val="000000" w:themeColor="text1"/>
            <w:sz w:val="24"/>
            <w:szCs w:val="24"/>
          </w:rPr>
          <w:t>have been carried</w:t>
        </w:r>
      </w:ins>
      <w:r w:rsidR="00AD2362" w:rsidRPr="00857657">
        <w:rPr>
          <w:rFonts w:asciiTheme="minorHAnsi" w:hAnsiTheme="minorHAnsi" w:cstheme="minorHAnsi"/>
          <w:color w:val="000000" w:themeColor="text1"/>
          <w:sz w:val="24"/>
          <w:szCs w:val="24"/>
        </w:rPr>
        <w:t xml:space="preserve"> out by making the use of ICT “a mandatory element” of </w:t>
      </w:r>
      <w:r w:rsidR="00613201" w:rsidRPr="00857657">
        <w:rPr>
          <w:rFonts w:asciiTheme="minorHAnsi" w:hAnsiTheme="minorHAnsi" w:cstheme="minorHAnsi"/>
          <w:color w:val="000000" w:themeColor="text1"/>
          <w:sz w:val="24"/>
          <w:szCs w:val="24"/>
        </w:rPr>
        <w:t>initial</w:t>
      </w:r>
      <w:r w:rsidR="00AD2362" w:rsidRPr="00857657">
        <w:rPr>
          <w:rFonts w:asciiTheme="minorHAnsi" w:hAnsiTheme="minorHAnsi" w:cstheme="minorHAnsi"/>
          <w:color w:val="000000" w:themeColor="text1"/>
          <w:sz w:val="24"/>
          <w:szCs w:val="24"/>
        </w:rPr>
        <w:t xml:space="preserve"> </w:t>
      </w:r>
      <w:r w:rsidR="00377077" w:rsidRPr="00857657">
        <w:rPr>
          <w:rFonts w:asciiTheme="minorHAnsi" w:hAnsiTheme="minorHAnsi" w:cstheme="minorHAnsi"/>
          <w:color w:val="000000" w:themeColor="text1"/>
          <w:sz w:val="24"/>
          <w:szCs w:val="24"/>
        </w:rPr>
        <w:t>t</w:t>
      </w:r>
      <w:r w:rsidR="00AD2362" w:rsidRPr="00857657">
        <w:rPr>
          <w:rFonts w:asciiTheme="minorHAnsi" w:hAnsiTheme="minorHAnsi" w:cstheme="minorHAnsi"/>
          <w:color w:val="000000" w:themeColor="text1"/>
          <w:sz w:val="24"/>
          <w:szCs w:val="24"/>
        </w:rPr>
        <w:t xml:space="preserve">eacher </w:t>
      </w:r>
      <w:r w:rsidR="00377077" w:rsidRPr="00857657">
        <w:rPr>
          <w:rFonts w:asciiTheme="minorHAnsi" w:hAnsiTheme="minorHAnsi" w:cstheme="minorHAnsi"/>
          <w:color w:val="000000" w:themeColor="text1"/>
          <w:sz w:val="24"/>
          <w:szCs w:val="24"/>
        </w:rPr>
        <w:t>e</w:t>
      </w:r>
      <w:r w:rsidR="00AD2362" w:rsidRPr="00857657">
        <w:rPr>
          <w:rFonts w:asciiTheme="minorHAnsi" w:hAnsiTheme="minorHAnsi" w:cstheme="minorHAnsi"/>
          <w:color w:val="000000" w:themeColor="text1"/>
          <w:sz w:val="24"/>
          <w:szCs w:val="24"/>
        </w:rPr>
        <w:t xml:space="preserve">ducation, and </w:t>
      </w:r>
      <w:ins w:id="135" w:author="MAC LIATHAIN, CIAN" w:date="2021-03-11T15:17:00Z">
        <w:r w:rsidR="00015001">
          <w:rPr>
            <w:rFonts w:asciiTheme="minorHAnsi" w:hAnsiTheme="minorHAnsi" w:cstheme="minorHAnsi"/>
            <w:color w:val="000000" w:themeColor="text1"/>
            <w:sz w:val="24"/>
            <w:szCs w:val="24"/>
          </w:rPr>
          <w:t xml:space="preserve">providing </w:t>
        </w:r>
      </w:ins>
      <w:r w:rsidR="00AD2362" w:rsidRPr="00857657">
        <w:rPr>
          <w:rFonts w:asciiTheme="minorHAnsi" w:hAnsiTheme="minorHAnsi" w:cstheme="minorHAnsi"/>
          <w:color w:val="000000" w:themeColor="text1"/>
          <w:sz w:val="24"/>
          <w:szCs w:val="24"/>
        </w:rPr>
        <w:t xml:space="preserve">in-depth </w:t>
      </w:r>
      <w:del w:id="136" w:author="MAC LIATHAIN, CIAN" w:date="2021-01-31T08:53:00Z">
        <w:r w:rsidR="00AD2362" w:rsidRPr="00857657" w:rsidDel="0075737B">
          <w:rPr>
            <w:rFonts w:asciiTheme="minorHAnsi" w:hAnsiTheme="minorHAnsi" w:cstheme="minorHAnsi"/>
            <w:color w:val="000000" w:themeColor="text1"/>
            <w:sz w:val="24"/>
            <w:szCs w:val="24"/>
          </w:rPr>
          <w:delText>‘</w:delText>
        </w:r>
      </w:del>
      <w:r w:rsidR="00AD2362" w:rsidRPr="0075737B">
        <w:rPr>
          <w:rFonts w:asciiTheme="minorHAnsi" w:hAnsiTheme="minorHAnsi" w:cstheme="minorHAnsi"/>
          <w:i/>
          <w:iCs/>
          <w:color w:val="000000" w:themeColor="text1"/>
          <w:sz w:val="24"/>
          <w:szCs w:val="24"/>
          <w:rPrChange w:id="137" w:author="MAC LIATHAIN, CIAN" w:date="2021-01-31T08:53:00Z">
            <w:rPr>
              <w:rFonts w:asciiTheme="minorHAnsi" w:hAnsiTheme="minorHAnsi" w:cstheme="minorHAnsi"/>
              <w:color w:val="000000" w:themeColor="text1"/>
              <w:sz w:val="24"/>
              <w:szCs w:val="24"/>
            </w:rPr>
          </w:rPrChange>
        </w:rPr>
        <w:t>Embedding ICT in Teaching, Learning and Assessment</w:t>
      </w:r>
      <w:del w:id="138" w:author="MAC LIATHAIN, CIAN" w:date="2021-01-31T08:53:00Z">
        <w:r w:rsidR="00AD2362" w:rsidRPr="0075737B" w:rsidDel="0075737B">
          <w:rPr>
            <w:rFonts w:asciiTheme="minorHAnsi" w:hAnsiTheme="minorHAnsi" w:cstheme="minorHAnsi"/>
            <w:i/>
            <w:iCs/>
            <w:color w:val="000000" w:themeColor="text1"/>
            <w:sz w:val="24"/>
            <w:szCs w:val="24"/>
            <w:rPrChange w:id="139" w:author="MAC LIATHAIN, CIAN" w:date="2021-01-31T08:53:00Z">
              <w:rPr>
                <w:rFonts w:asciiTheme="minorHAnsi" w:hAnsiTheme="minorHAnsi" w:cstheme="minorHAnsi"/>
                <w:color w:val="000000" w:themeColor="text1"/>
                <w:sz w:val="24"/>
                <w:szCs w:val="24"/>
              </w:rPr>
            </w:rPrChange>
          </w:rPr>
          <w:delText>’</w:delText>
        </w:r>
      </w:del>
      <w:ins w:id="140" w:author="MAC LIATHAIN, CIAN" w:date="2021-01-31T08:53:00Z">
        <w:r w:rsidR="0075737B">
          <w:rPr>
            <w:rFonts w:asciiTheme="minorHAnsi" w:hAnsiTheme="minorHAnsi" w:cstheme="minorHAnsi"/>
            <w:color w:val="000000" w:themeColor="text1"/>
            <w:sz w:val="24"/>
            <w:szCs w:val="24"/>
          </w:rPr>
          <w:t xml:space="preserve"> </w:t>
        </w:r>
      </w:ins>
      <w:del w:id="141" w:author="MAC LIATHAIN, CIAN" w:date="2021-01-31T08:53:00Z">
        <w:r w:rsidR="00AD2362" w:rsidRPr="00857657" w:rsidDel="0075737B">
          <w:rPr>
            <w:rFonts w:asciiTheme="minorHAnsi" w:hAnsiTheme="minorHAnsi" w:cstheme="minorHAnsi"/>
            <w:color w:val="000000" w:themeColor="text1"/>
            <w:sz w:val="24"/>
            <w:szCs w:val="24"/>
          </w:rPr>
          <w:delText xml:space="preserve"> </w:delText>
        </w:r>
      </w:del>
      <w:r w:rsidR="00114F96" w:rsidRPr="00857657">
        <w:rPr>
          <w:rFonts w:asciiTheme="minorHAnsi" w:hAnsiTheme="minorHAnsi" w:cstheme="minorHAnsi"/>
          <w:color w:val="000000" w:themeColor="text1"/>
          <w:sz w:val="24"/>
          <w:szCs w:val="24"/>
        </w:rPr>
        <w:t>workshops</w:t>
      </w:r>
      <w:r w:rsidR="00AD2362" w:rsidRPr="00857657">
        <w:rPr>
          <w:rFonts w:asciiTheme="minorHAnsi" w:hAnsiTheme="minorHAnsi" w:cstheme="minorHAnsi"/>
          <w:color w:val="000000" w:themeColor="text1"/>
          <w:sz w:val="24"/>
          <w:szCs w:val="24"/>
        </w:rPr>
        <w:t xml:space="preserve"> </w:t>
      </w:r>
      <w:del w:id="142" w:author="MAC LIATHAIN, CIAN" w:date="2021-03-11T15:17:00Z">
        <w:r w:rsidR="00AD2362" w:rsidRPr="00857657" w:rsidDel="00015001">
          <w:rPr>
            <w:rFonts w:asciiTheme="minorHAnsi" w:hAnsiTheme="minorHAnsi" w:cstheme="minorHAnsi"/>
            <w:color w:val="000000" w:themeColor="text1"/>
            <w:sz w:val="24"/>
            <w:szCs w:val="24"/>
          </w:rPr>
          <w:delText xml:space="preserve">are being provided </w:delText>
        </w:r>
      </w:del>
      <w:del w:id="143" w:author="MAC LIATHAIN, CIAN" w:date="2021-01-29T16:10:00Z">
        <w:r w:rsidR="00AD2362" w:rsidRPr="00857657" w:rsidDel="00C552DE">
          <w:rPr>
            <w:rFonts w:asciiTheme="minorHAnsi" w:hAnsiTheme="minorHAnsi" w:cstheme="minorHAnsi"/>
            <w:color w:val="000000" w:themeColor="text1"/>
            <w:sz w:val="24"/>
            <w:szCs w:val="24"/>
          </w:rPr>
          <w:delText>in the context of</w:delText>
        </w:r>
      </w:del>
      <w:ins w:id="144" w:author="MAC LIATHAIN, CIAN" w:date="2021-01-29T16:10:00Z">
        <w:r w:rsidR="00C552DE">
          <w:rPr>
            <w:rFonts w:asciiTheme="minorHAnsi" w:hAnsiTheme="minorHAnsi" w:cstheme="minorHAnsi"/>
            <w:color w:val="000000" w:themeColor="text1"/>
            <w:sz w:val="24"/>
            <w:szCs w:val="24"/>
          </w:rPr>
          <w:t>for the</w:t>
        </w:r>
      </w:ins>
      <w:r w:rsidR="00AD2362" w:rsidRPr="00857657">
        <w:rPr>
          <w:rFonts w:asciiTheme="minorHAnsi" w:hAnsiTheme="minorHAnsi" w:cstheme="minorHAnsi"/>
          <w:color w:val="000000" w:themeColor="text1"/>
          <w:sz w:val="24"/>
          <w:szCs w:val="24"/>
        </w:rPr>
        <w:t xml:space="preserve"> </w:t>
      </w:r>
      <w:r w:rsidR="00377077" w:rsidRPr="00857657">
        <w:rPr>
          <w:rFonts w:asciiTheme="minorHAnsi" w:hAnsiTheme="minorHAnsi" w:cstheme="minorHAnsi"/>
          <w:color w:val="000000" w:themeColor="text1"/>
          <w:sz w:val="24"/>
          <w:szCs w:val="24"/>
        </w:rPr>
        <w:t>c</w:t>
      </w:r>
      <w:r w:rsidR="00AD2362" w:rsidRPr="00857657">
        <w:rPr>
          <w:rFonts w:asciiTheme="minorHAnsi" w:hAnsiTheme="minorHAnsi" w:cstheme="minorHAnsi"/>
          <w:color w:val="000000" w:themeColor="text1"/>
          <w:sz w:val="24"/>
          <w:szCs w:val="24"/>
        </w:rPr>
        <w:t xml:space="preserve">ontinuous </w:t>
      </w:r>
      <w:r w:rsidR="00377077" w:rsidRPr="00857657">
        <w:rPr>
          <w:rFonts w:asciiTheme="minorHAnsi" w:hAnsiTheme="minorHAnsi" w:cstheme="minorHAnsi"/>
          <w:color w:val="000000" w:themeColor="text1"/>
          <w:sz w:val="24"/>
          <w:szCs w:val="24"/>
        </w:rPr>
        <w:t>p</w:t>
      </w:r>
      <w:r w:rsidR="00AD2362" w:rsidRPr="00857657">
        <w:rPr>
          <w:rFonts w:asciiTheme="minorHAnsi" w:hAnsiTheme="minorHAnsi" w:cstheme="minorHAnsi"/>
          <w:color w:val="000000" w:themeColor="text1"/>
          <w:sz w:val="24"/>
          <w:szCs w:val="24"/>
        </w:rPr>
        <w:t xml:space="preserve">rofessional </w:t>
      </w:r>
      <w:r w:rsidR="00377077" w:rsidRPr="00857657">
        <w:rPr>
          <w:rFonts w:asciiTheme="minorHAnsi" w:hAnsiTheme="minorHAnsi" w:cstheme="minorHAnsi"/>
          <w:color w:val="000000" w:themeColor="text1"/>
          <w:sz w:val="24"/>
          <w:szCs w:val="24"/>
        </w:rPr>
        <w:t>d</w:t>
      </w:r>
      <w:r w:rsidR="00AD2362" w:rsidRPr="00857657">
        <w:rPr>
          <w:rFonts w:asciiTheme="minorHAnsi" w:hAnsiTheme="minorHAnsi" w:cstheme="minorHAnsi"/>
          <w:color w:val="000000" w:themeColor="text1"/>
          <w:sz w:val="24"/>
          <w:szCs w:val="24"/>
        </w:rPr>
        <w:t xml:space="preserve">evelopment </w:t>
      </w:r>
      <w:del w:id="145" w:author="MAC LIATHAIN, CIAN" w:date="2021-01-29T16:10:00Z">
        <w:r w:rsidR="00AD2362" w:rsidRPr="00857657" w:rsidDel="00C552DE">
          <w:rPr>
            <w:rFonts w:asciiTheme="minorHAnsi" w:hAnsiTheme="minorHAnsi" w:cstheme="minorHAnsi"/>
            <w:color w:val="000000" w:themeColor="text1"/>
            <w:sz w:val="24"/>
            <w:szCs w:val="24"/>
          </w:rPr>
          <w:delText xml:space="preserve">for </w:delText>
        </w:r>
      </w:del>
      <w:ins w:id="146" w:author="MAC LIATHAIN, CIAN" w:date="2021-01-29T16:10:00Z">
        <w:r w:rsidR="00C552DE">
          <w:rPr>
            <w:rFonts w:asciiTheme="minorHAnsi" w:hAnsiTheme="minorHAnsi" w:cstheme="minorHAnsi"/>
            <w:color w:val="000000" w:themeColor="text1"/>
            <w:sz w:val="24"/>
            <w:szCs w:val="24"/>
          </w:rPr>
          <w:t>of</w:t>
        </w:r>
        <w:r w:rsidR="00C552DE" w:rsidRPr="00857657">
          <w:rPr>
            <w:rFonts w:asciiTheme="minorHAnsi" w:hAnsiTheme="minorHAnsi" w:cstheme="minorHAnsi"/>
            <w:color w:val="000000" w:themeColor="text1"/>
            <w:sz w:val="24"/>
            <w:szCs w:val="24"/>
          </w:rPr>
          <w:t xml:space="preserve"> </w:t>
        </w:r>
      </w:ins>
      <w:r w:rsidR="00AD2362" w:rsidRPr="00857657">
        <w:rPr>
          <w:rFonts w:asciiTheme="minorHAnsi" w:hAnsiTheme="minorHAnsi" w:cstheme="minorHAnsi"/>
          <w:color w:val="000000" w:themeColor="text1"/>
          <w:sz w:val="24"/>
          <w:szCs w:val="24"/>
        </w:rPr>
        <w:t>all teachers</w:t>
      </w:r>
      <w:r w:rsidR="00B97543" w:rsidRPr="00857657">
        <w:rPr>
          <w:rFonts w:asciiTheme="minorHAnsi" w:hAnsiTheme="minorHAnsi" w:cstheme="minorHAnsi"/>
          <w:color w:val="000000" w:themeColor="text1"/>
          <w:sz w:val="24"/>
          <w:szCs w:val="24"/>
        </w:rPr>
        <w:t xml:space="preserve"> (DES, 2019, p.11)</w:t>
      </w:r>
      <w:r w:rsidR="00AD2362" w:rsidRPr="00857657">
        <w:rPr>
          <w:rFonts w:asciiTheme="minorHAnsi" w:hAnsiTheme="minorHAnsi" w:cstheme="minorHAnsi"/>
          <w:color w:val="000000" w:themeColor="text1"/>
          <w:sz w:val="24"/>
          <w:szCs w:val="24"/>
        </w:rPr>
        <w:t xml:space="preserve">. </w:t>
      </w:r>
      <w:r w:rsidR="0007352C" w:rsidRPr="00857657">
        <w:rPr>
          <w:rFonts w:asciiTheme="minorHAnsi" w:hAnsiTheme="minorHAnsi" w:cstheme="minorHAnsi"/>
          <w:color w:val="000000" w:themeColor="text1"/>
          <w:sz w:val="24"/>
          <w:szCs w:val="24"/>
        </w:rPr>
        <w:t xml:space="preserve">Similar </w:t>
      </w:r>
      <w:del w:id="147" w:author="MAC LIATHAIN, CIAN" w:date="2021-03-11T15:20:00Z">
        <w:r w:rsidR="0007352C" w:rsidRPr="00857657" w:rsidDel="00015001">
          <w:rPr>
            <w:rFonts w:asciiTheme="minorHAnsi" w:hAnsiTheme="minorHAnsi" w:cstheme="minorHAnsi"/>
            <w:color w:val="000000" w:themeColor="text1"/>
            <w:sz w:val="24"/>
            <w:szCs w:val="24"/>
          </w:rPr>
          <w:delText xml:space="preserve">actions </w:delText>
        </w:r>
      </w:del>
      <w:ins w:id="148" w:author="MAC LIATHAIN, CIAN" w:date="2021-03-11T15:20:00Z">
        <w:r w:rsidR="00015001">
          <w:rPr>
            <w:rFonts w:asciiTheme="minorHAnsi" w:hAnsiTheme="minorHAnsi" w:cstheme="minorHAnsi"/>
            <w:color w:val="000000" w:themeColor="text1"/>
            <w:sz w:val="24"/>
            <w:szCs w:val="24"/>
          </w:rPr>
          <w:t>professional development strategies</w:t>
        </w:r>
        <w:r w:rsidR="00015001" w:rsidRPr="00857657">
          <w:rPr>
            <w:rFonts w:asciiTheme="minorHAnsi" w:hAnsiTheme="minorHAnsi" w:cstheme="minorHAnsi"/>
            <w:color w:val="000000" w:themeColor="text1"/>
            <w:sz w:val="24"/>
            <w:szCs w:val="24"/>
          </w:rPr>
          <w:t xml:space="preserve"> </w:t>
        </w:r>
      </w:ins>
      <w:r w:rsidR="0007352C" w:rsidRPr="00857657">
        <w:rPr>
          <w:rFonts w:asciiTheme="minorHAnsi" w:hAnsiTheme="minorHAnsi" w:cstheme="minorHAnsi"/>
          <w:color w:val="000000" w:themeColor="text1"/>
          <w:sz w:val="24"/>
          <w:szCs w:val="24"/>
        </w:rPr>
        <w:t>have been</w:t>
      </w:r>
      <w:ins w:id="149" w:author="MAC LIATHAIN, CIAN" w:date="2021-03-11T15:20:00Z">
        <w:r w:rsidR="00015001">
          <w:rPr>
            <w:rFonts w:asciiTheme="minorHAnsi" w:hAnsiTheme="minorHAnsi" w:cstheme="minorHAnsi"/>
            <w:color w:val="000000" w:themeColor="text1"/>
            <w:sz w:val="24"/>
            <w:szCs w:val="24"/>
          </w:rPr>
          <w:t xml:space="preserve"> implemented</w:t>
        </w:r>
      </w:ins>
      <w:r w:rsidR="00B42F77" w:rsidRPr="00857657">
        <w:rPr>
          <w:rFonts w:asciiTheme="minorHAnsi" w:hAnsiTheme="minorHAnsi" w:cstheme="minorHAnsi"/>
          <w:color w:val="000000" w:themeColor="text1"/>
          <w:sz w:val="24"/>
          <w:szCs w:val="24"/>
        </w:rPr>
        <w:t xml:space="preserve"> succ</w:t>
      </w:r>
      <w:r w:rsidR="00613201" w:rsidRPr="00857657">
        <w:rPr>
          <w:rFonts w:asciiTheme="minorHAnsi" w:hAnsiTheme="minorHAnsi" w:cstheme="minorHAnsi"/>
          <w:color w:val="000000" w:themeColor="text1"/>
          <w:sz w:val="24"/>
          <w:szCs w:val="24"/>
        </w:rPr>
        <w:t>essful</w:t>
      </w:r>
      <w:ins w:id="150" w:author="MAC LIATHAIN, CIAN" w:date="2021-03-11T15:20:00Z">
        <w:r w:rsidR="00015001">
          <w:rPr>
            <w:rFonts w:asciiTheme="minorHAnsi" w:hAnsiTheme="minorHAnsi" w:cstheme="minorHAnsi"/>
            <w:color w:val="000000" w:themeColor="text1"/>
            <w:sz w:val="24"/>
            <w:szCs w:val="24"/>
          </w:rPr>
          <w:t>ly</w:t>
        </w:r>
      </w:ins>
      <w:r w:rsidR="00613201" w:rsidRPr="00857657">
        <w:rPr>
          <w:rFonts w:asciiTheme="minorHAnsi" w:hAnsiTheme="minorHAnsi" w:cstheme="minorHAnsi"/>
          <w:color w:val="000000" w:themeColor="text1"/>
          <w:sz w:val="24"/>
          <w:szCs w:val="24"/>
        </w:rPr>
        <w:t xml:space="preserve"> in other countries for </w:t>
      </w:r>
      <w:r w:rsidR="0007352C" w:rsidRPr="00857657">
        <w:rPr>
          <w:rFonts w:asciiTheme="minorHAnsi" w:hAnsiTheme="minorHAnsi" w:cstheme="minorHAnsi"/>
          <w:color w:val="000000" w:themeColor="text1"/>
          <w:sz w:val="24"/>
          <w:szCs w:val="24"/>
        </w:rPr>
        <w:t>improv</w:t>
      </w:r>
      <w:r w:rsidR="00613201" w:rsidRPr="00857657">
        <w:rPr>
          <w:rFonts w:asciiTheme="minorHAnsi" w:hAnsiTheme="minorHAnsi" w:cstheme="minorHAnsi"/>
          <w:color w:val="000000" w:themeColor="text1"/>
          <w:sz w:val="24"/>
          <w:szCs w:val="24"/>
        </w:rPr>
        <w:t>ing</w:t>
      </w:r>
      <w:r w:rsidR="0007352C" w:rsidRPr="00857657">
        <w:rPr>
          <w:rFonts w:asciiTheme="minorHAnsi" w:hAnsiTheme="minorHAnsi" w:cstheme="minorHAnsi"/>
          <w:color w:val="000000" w:themeColor="text1"/>
          <w:sz w:val="24"/>
          <w:szCs w:val="24"/>
        </w:rPr>
        <w:t xml:space="preserve"> the pedagogical use of ICT </w:t>
      </w:r>
      <w:r w:rsidR="00B123B8" w:rsidRPr="00857657">
        <w:rPr>
          <w:rFonts w:asciiTheme="minorHAnsi" w:hAnsiTheme="minorHAnsi" w:cstheme="minorHAnsi"/>
          <w:color w:val="000000" w:themeColor="text1"/>
          <w:sz w:val="24"/>
          <w:szCs w:val="24"/>
        </w:rPr>
        <w:t>(Ananiadou &amp; Rizza</w:t>
      </w:r>
      <w:r w:rsidR="0007352C" w:rsidRPr="00857657">
        <w:rPr>
          <w:rFonts w:asciiTheme="minorHAnsi" w:hAnsiTheme="minorHAnsi" w:cstheme="minorHAnsi"/>
          <w:color w:val="000000" w:themeColor="text1"/>
          <w:sz w:val="24"/>
          <w:szCs w:val="24"/>
        </w:rPr>
        <w:t xml:space="preserve">, 2010). </w:t>
      </w:r>
      <w:r w:rsidR="00B97543" w:rsidRPr="00857657">
        <w:rPr>
          <w:rFonts w:asciiTheme="minorHAnsi" w:hAnsiTheme="minorHAnsi" w:cstheme="minorHAnsi"/>
          <w:color w:val="000000" w:themeColor="text1"/>
          <w:sz w:val="24"/>
          <w:szCs w:val="24"/>
        </w:rPr>
        <w:t xml:space="preserve">Actions related to theme (iii) </w:t>
      </w:r>
      <w:r w:rsidR="007367F5" w:rsidRPr="00857657">
        <w:rPr>
          <w:rFonts w:asciiTheme="minorHAnsi" w:hAnsiTheme="minorHAnsi" w:cstheme="minorHAnsi"/>
          <w:color w:val="000000" w:themeColor="text1"/>
          <w:sz w:val="24"/>
          <w:szCs w:val="24"/>
        </w:rPr>
        <w:t>‘l</w:t>
      </w:r>
      <w:r w:rsidR="00B97543" w:rsidRPr="00857657">
        <w:rPr>
          <w:rFonts w:asciiTheme="minorHAnsi" w:hAnsiTheme="minorHAnsi" w:cstheme="minorHAnsi"/>
          <w:color w:val="000000" w:themeColor="text1"/>
          <w:sz w:val="24"/>
          <w:szCs w:val="24"/>
        </w:rPr>
        <w:t xml:space="preserve">eadership, </w:t>
      </w:r>
      <w:r w:rsidR="007367F5" w:rsidRPr="00857657">
        <w:rPr>
          <w:rFonts w:asciiTheme="minorHAnsi" w:hAnsiTheme="minorHAnsi" w:cstheme="minorHAnsi"/>
          <w:color w:val="000000" w:themeColor="text1"/>
          <w:sz w:val="24"/>
          <w:szCs w:val="24"/>
        </w:rPr>
        <w:t>r</w:t>
      </w:r>
      <w:r w:rsidR="00B97543" w:rsidRPr="00857657">
        <w:rPr>
          <w:rFonts w:asciiTheme="minorHAnsi" w:hAnsiTheme="minorHAnsi" w:cstheme="minorHAnsi"/>
          <w:color w:val="000000" w:themeColor="text1"/>
          <w:sz w:val="24"/>
          <w:szCs w:val="24"/>
        </w:rPr>
        <w:t xml:space="preserve">esearch and </w:t>
      </w:r>
      <w:r w:rsidR="007367F5" w:rsidRPr="00857657">
        <w:rPr>
          <w:rFonts w:asciiTheme="minorHAnsi" w:hAnsiTheme="minorHAnsi" w:cstheme="minorHAnsi"/>
          <w:color w:val="000000" w:themeColor="text1"/>
          <w:sz w:val="24"/>
          <w:szCs w:val="24"/>
        </w:rPr>
        <w:t>p</w:t>
      </w:r>
      <w:r w:rsidR="00B97543" w:rsidRPr="00857657">
        <w:rPr>
          <w:rFonts w:asciiTheme="minorHAnsi" w:hAnsiTheme="minorHAnsi" w:cstheme="minorHAnsi"/>
          <w:color w:val="000000" w:themeColor="text1"/>
          <w:sz w:val="24"/>
          <w:szCs w:val="24"/>
        </w:rPr>
        <w:t>olicy</w:t>
      </w:r>
      <w:r w:rsidR="007367F5" w:rsidRPr="00857657">
        <w:rPr>
          <w:rFonts w:asciiTheme="minorHAnsi" w:hAnsiTheme="minorHAnsi" w:cstheme="minorHAnsi"/>
          <w:color w:val="000000" w:themeColor="text1"/>
          <w:sz w:val="24"/>
          <w:szCs w:val="24"/>
        </w:rPr>
        <w:t>’</w:t>
      </w:r>
      <w:r w:rsidR="00B97543" w:rsidRPr="00857657">
        <w:rPr>
          <w:rFonts w:asciiTheme="minorHAnsi" w:hAnsiTheme="minorHAnsi" w:cstheme="minorHAnsi"/>
          <w:color w:val="000000" w:themeColor="text1"/>
          <w:sz w:val="24"/>
          <w:szCs w:val="24"/>
        </w:rPr>
        <w:t xml:space="preserve"> include strong engagement with industry</w:t>
      </w:r>
      <w:del w:id="151" w:author="MAC LIATHAIN, CIAN" w:date="2021-03-11T15:22:00Z">
        <w:r w:rsidR="00B97543" w:rsidRPr="00857657" w:rsidDel="00015001">
          <w:rPr>
            <w:rFonts w:asciiTheme="minorHAnsi" w:hAnsiTheme="minorHAnsi" w:cstheme="minorHAnsi"/>
            <w:color w:val="000000" w:themeColor="text1"/>
            <w:sz w:val="24"/>
            <w:szCs w:val="24"/>
          </w:rPr>
          <w:delText>,</w:delText>
        </w:r>
      </w:del>
      <w:r w:rsidR="00B97543" w:rsidRPr="00857657">
        <w:rPr>
          <w:rFonts w:asciiTheme="minorHAnsi" w:hAnsiTheme="minorHAnsi" w:cstheme="minorHAnsi"/>
          <w:color w:val="000000" w:themeColor="text1"/>
          <w:sz w:val="24"/>
          <w:szCs w:val="24"/>
        </w:rPr>
        <w:t xml:space="preserve"> and</w:t>
      </w:r>
      <w:ins w:id="152" w:author="MAC LIATHAIN, CIAN" w:date="2021-03-11T15:22:00Z">
        <w:r w:rsidR="00015001">
          <w:rPr>
            <w:rFonts w:asciiTheme="minorHAnsi" w:hAnsiTheme="minorHAnsi" w:cstheme="minorHAnsi"/>
            <w:color w:val="000000" w:themeColor="text1"/>
            <w:sz w:val="24"/>
            <w:szCs w:val="24"/>
          </w:rPr>
          <w:t xml:space="preserve"> the </w:t>
        </w:r>
      </w:ins>
      <w:ins w:id="153" w:author="MAC LIATHAIN, CIAN" w:date="2021-03-11T15:23:00Z">
        <w:r w:rsidR="00015001">
          <w:rPr>
            <w:rFonts w:asciiTheme="minorHAnsi" w:hAnsiTheme="minorHAnsi" w:cstheme="minorHAnsi"/>
            <w:color w:val="000000" w:themeColor="text1"/>
            <w:sz w:val="24"/>
            <w:szCs w:val="24"/>
          </w:rPr>
          <w:t>promotion</w:t>
        </w:r>
      </w:ins>
      <w:ins w:id="154" w:author="MAC LIATHAIN, CIAN" w:date="2021-03-11T15:22:00Z">
        <w:r w:rsidR="00015001">
          <w:rPr>
            <w:rFonts w:asciiTheme="minorHAnsi" w:hAnsiTheme="minorHAnsi" w:cstheme="minorHAnsi"/>
            <w:color w:val="000000" w:themeColor="text1"/>
            <w:sz w:val="24"/>
            <w:szCs w:val="24"/>
          </w:rPr>
          <w:t xml:space="preserve"> of innovative </w:t>
        </w:r>
      </w:ins>
      <w:ins w:id="155" w:author="MAC LIATHAIN, CIAN" w:date="2021-03-11T15:23:00Z">
        <w:r w:rsidR="00015001">
          <w:rPr>
            <w:rFonts w:asciiTheme="minorHAnsi" w:hAnsiTheme="minorHAnsi" w:cstheme="minorHAnsi"/>
            <w:color w:val="000000" w:themeColor="text1"/>
            <w:sz w:val="24"/>
            <w:szCs w:val="24"/>
          </w:rPr>
          <w:t>educational</w:t>
        </w:r>
      </w:ins>
      <w:ins w:id="156" w:author="MAC LIATHAIN, CIAN" w:date="2021-03-11T15:22:00Z">
        <w:r w:rsidR="00015001">
          <w:rPr>
            <w:rFonts w:asciiTheme="minorHAnsi" w:hAnsiTheme="minorHAnsi" w:cstheme="minorHAnsi"/>
            <w:color w:val="000000" w:themeColor="text1"/>
            <w:sz w:val="24"/>
            <w:szCs w:val="24"/>
          </w:rPr>
          <w:t xml:space="preserve"> technolog</w:t>
        </w:r>
      </w:ins>
      <w:ins w:id="157" w:author="MAC LIATHAIN, CIAN" w:date="2021-03-11T15:23:00Z">
        <w:r w:rsidR="00015001">
          <w:rPr>
            <w:rFonts w:asciiTheme="minorHAnsi" w:hAnsiTheme="minorHAnsi" w:cstheme="minorHAnsi"/>
            <w:color w:val="000000" w:themeColor="text1"/>
            <w:sz w:val="24"/>
            <w:szCs w:val="24"/>
          </w:rPr>
          <w:t>y use</w:t>
        </w:r>
      </w:ins>
      <w:del w:id="158" w:author="MAC LIATHAIN, CIAN" w:date="2021-03-11T15:23:00Z">
        <w:r w:rsidR="00B97543" w:rsidRPr="00857657" w:rsidDel="00015001">
          <w:rPr>
            <w:rFonts w:asciiTheme="minorHAnsi" w:hAnsiTheme="minorHAnsi" w:cstheme="minorHAnsi"/>
            <w:color w:val="000000" w:themeColor="text1"/>
            <w:sz w:val="24"/>
            <w:szCs w:val="24"/>
          </w:rPr>
          <w:delText xml:space="preserve"> “promoting a culture of innovation in school”</w:delText>
        </w:r>
      </w:del>
      <w:r w:rsidR="00B97543" w:rsidRPr="00857657">
        <w:rPr>
          <w:rFonts w:asciiTheme="minorHAnsi" w:hAnsiTheme="minorHAnsi" w:cstheme="minorHAnsi"/>
          <w:color w:val="000000" w:themeColor="text1"/>
          <w:sz w:val="24"/>
          <w:szCs w:val="24"/>
        </w:rPr>
        <w:t xml:space="preserve"> through </w:t>
      </w:r>
      <w:r w:rsidR="007B7DAC" w:rsidRPr="00857657">
        <w:rPr>
          <w:rFonts w:asciiTheme="minorHAnsi" w:hAnsiTheme="minorHAnsi" w:cstheme="minorHAnsi"/>
          <w:color w:val="000000" w:themeColor="text1"/>
          <w:sz w:val="24"/>
          <w:szCs w:val="24"/>
        </w:rPr>
        <w:t>the</w:t>
      </w:r>
      <w:r w:rsidR="00B97543" w:rsidRPr="00857657">
        <w:rPr>
          <w:rFonts w:asciiTheme="minorHAnsi" w:hAnsiTheme="minorHAnsi" w:cstheme="minorHAnsi"/>
          <w:color w:val="000000" w:themeColor="text1"/>
          <w:sz w:val="24"/>
          <w:szCs w:val="24"/>
        </w:rPr>
        <w:t xml:space="preserve"> </w:t>
      </w:r>
      <w:del w:id="159" w:author="MAC LIATHAIN, CIAN" w:date="2021-01-31T08:54:00Z">
        <w:r w:rsidR="007B7DAC" w:rsidRPr="0075737B" w:rsidDel="0075737B">
          <w:rPr>
            <w:rFonts w:asciiTheme="minorHAnsi" w:hAnsiTheme="minorHAnsi" w:cstheme="minorHAnsi"/>
            <w:i/>
            <w:iCs/>
            <w:color w:val="000000" w:themeColor="text1"/>
            <w:sz w:val="24"/>
            <w:szCs w:val="24"/>
            <w:rPrChange w:id="160" w:author="MAC LIATHAIN, CIAN" w:date="2021-01-31T08:54:00Z">
              <w:rPr>
                <w:rFonts w:asciiTheme="minorHAnsi" w:hAnsiTheme="minorHAnsi" w:cstheme="minorHAnsi"/>
                <w:color w:val="000000" w:themeColor="text1"/>
                <w:sz w:val="24"/>
                <w:szCs w:val="24"/>
              </w:rPr>
            </w:rPrChange>
          </w:rPr>
          <w:delText>‘</w:delText>
        </w:r>
      </w:del>
      <w:r w:rsidR="00B97543" w:rsidRPr="0075737B">
        <w:rPr>
          <w:rFonts w:asciiTheme="minorHAnsi" w:hAnsiTheme="minorHAnsi" w:cstheme="minorHAnsi"/>
          <w:i/>
          <w:iCs/>
          <w:color w:val="000000" w:themeColor="text1"/>
          <w:sz w:val="24"/>
          <w:szCs w:val="24"/>
          <w:rPrChange w:id="161" w:author="MAC LIATHAIN, CIAN" w:date="2021-01-31T08:54:00Z">
            <w:rPr>
              <w:rFonts w:asciiTheme="minorHAnsi" w:hAnsiTheme="minorHAnsi" w:cstheme="minorHAnsi"/>
              <w:color w:val="000000" w:themeColor="text1"/>
              <w:sz w:val="24"/>
              <w:szCs w:val="24"/>
            </w:rPr>
          </w:rPrChange>
        </w:rPr>
        <w:t>School Excellence Fund</w:t>
      </w:r>
      <w:r w:rsidR="00B97543" w:rsidRPr="00857657">
        <w:rPr>
          <w:rFonts w:asciiTheme="minorHAnsi" w:hAnsiTheme="minorHAnsi" w:cstheme="minorHAnsi"/>
          <w:color w:val="000000" w:themeColor="text1"/>
          <w:sz w:val="24"/>
          <w:szCs w:val="24"/>
        </w:rPr>
        <w:t xml:space="preserve"> </w:t>
      </w:r>
      <w:del w:id="162" w:author="MAC LIATHAIN, CIAN" w:date="2021-01-31T08:54:00Z">
        <w:r w:rsidR="009F6D8C" w:rsidRPr="00857657" w:rsidDel="0075737B">
          <w:rPr>
            <w:rFonts w:asciiTheme="minorHAnsi" w:hAnsiTheme="minorHAnsi" w:cstheme="minorHAnsi"/>
            <w:color w:val="000000" w:themeColor="text1"/>
            <w:sz w:val="24"/>
            <w:szCs w:val="24"/>
          </w:rPr>
          <w:delText>–</w:delText>
        </w:r>
        <w:r w:rsidR="00127051" w:rsidRPr="00857657" w:rsidDel="0075737B">
          <w:rPr>
            <w:rFonts w:asciiTheme="minorHAnsi" w:hAnsiTheme="minorHAnsi" w:cstheme="minorHAnsi"/>
            <w:color w:val="000000" w:themeColor="text1"/>
            <w:sz w:val="24"/>
            <w:szCs w:val="24"/>
          </w:rPr>
          <w:delText xml:space="preserve"> </w:delText>
        </w:r>
        <w:r w:rsidR="00B97543" w:rsidRPr="00857657" w:rsidDel="0075737B">
          <w:rPr>
            <w:rFonts w:asciiTheme="minorHAnsi" w:hAnsiTheme="minorHAnsi" w:cstheme="minorHAnsi"/>
            <w:color w:val="000000" w:themeColor="text1"/>
            <w:sz w:val="24"/>
            <w:szCs w:val="24"/>
          </w:rPr>
          <w:delText>Digital</w:delText>
        </w:r>
        <w:r w:rsidR="007B7DAC" w:rsidRPr="00857657" w:rsidDel="0075737B">
          <w:rPr>
            <w:rFonts w:asciiTheme="minorHAnsi" w:hAnsiTheme="minorHAnsi" w:cstheme="minorHAnsi"/>
            <w:color w:val="000000" w:themeColor="text1"/>
            <w:sz w:val="24"/>
            <w:szCs w:val="24"/>
          </w:rPr>
          <w:delText>’</w:delText>
        </w:r>
        <w:r w:rsidR="00B97543" w:rsidRPr="00857657" w:rsidDel="0075737B">
          <w:rPr>
            <w:rFonts w:asciiTheme="minorHAnsi" w:hAnsiTheme="minorHAnsi" w:cstheme="minorHAnsi"/>
            <w:color w:val="000000" w:themeColor="text1"/>
            <w:sz w:val="24"/>
            <w:szCs w:val="24"/>
          </w:rPr>
          <w:delText xml:space="preserve"> </w:delText>
        </w:r>
      </w:del>
      <w:del w:id="163" w:author="MAC LIATHAIN, CIAN" w:date="2021-03-11T15:23:00Z">
        <w:r w:rsidR="00B97543" w:rsidRPr="00857657" w:rsidDel="00015001">
          <w:rPr>
            <w:rFonts w:asciiTheme="minorHAnsi" w:hAnsiTheme="minorHAnsi" w:cstheme="minorHAnsi"/>
            <w:color w:val="000000" w:themeColor="text1"/>
            <w:sz w:val="24"/>
            <w:szCs w:val="24"/>
          </w:rPr>
          <w:delText>supporting innovative use of digital technologies</w:delText>
        </w:r>
        <w:r w:rsidR="00B42F77" w:rsidRPr="00857657" w:rsidDel="00015001">
          <w:rPr>
            <w:rFonts w:asciiTheme="minorHAnsi" w:hAnsiTheme="minorHAnsi" w:cstheme="minorHAnsi"/>
            <w:color w:val="000000" w:themeColor="text1"/>
            <w:sz w:val="24"/>
            <w:szCs w:val="24"/>
          </w:rPr>
          <w:delText xml:space="preserve"> </w:delText>
        </w:r>
      </w:del>
      <w:r w:rsidR="00B42F77" w:rsidRPr="00857657">
        <w:rPr>
          <w:rFonts w:asciiTheme="minorHAnsi" w:hAnsiTheme="minorHAnsi" w:cstheme="minorHAnsi"/>
          <w:color w:val="000000" w:themeColor="text1"/>
          <w:sz w:val="24"/>
          <w:szCs w:val="24"/>
        </w:rPr>
        <w:t>(DES, 2017)</w:t>
      </w:r>
      <w:r w:rsidR="00B97543" w:rsidRPr="00857657">
        <w:rPr>
          <w:rFonts w:asciiTheme="minorHAnsi" w:hAnsiTheme="minorHAnsi" w:cstheme="minorHAnsi"/>
          <w:color w:val="000000" w:themeColor="text1"/>
          <w:sz w:val="24"/>
          <w:szCs w:val="24"/>
        </w:rPr>
        <w:t xml:space="preserve">. In </w:t>
      </w:r>
      <w:r w:rsidR="00681615" w:rsidRPr="00857657">
        <w:rPr>
          <w:rFonts w:asciiTheme="minorHAnsi" w:hAnsiTheme="minorHAnsi" w:cstheme="minorHAnsi"/>
          <w:color w:val="000000" w:themeColor="text1"/>
          <w:sz w:val="24"/>
          <w:szCs w:val="24"/>
        </w:rPr>
        <w:t xml:space="preserve">terms of </w:t>
      </w:r>
      <w:r w:rsidR="00B97543" w:rsidRPr="00857657">
        <w:rPr>
          <w:rFonts w:asciiTheme="minorHAnsi" w:hAnsiTheme="minorHAnsi" w:cstheme="minorHAnsi"/>
          <w:color w:val="000000" w:themeColor="text1"/>
          <w:sz w:val="24"/>
          <w:szCs w:val="24"/>
        </w:rPr>
        <w:t xml:space="preserve">theme (iv) </w:t>
      </w:r>
      <w:r w:rsidR="00F166C5" w:rsidRPr="00857657">
        <w:rPr>
          <w:rFonts w:asciiTheme="minorHAnsi" w:hAnsiTheme="minorHAnsi" w:cstheme="minorHAnsi"/>
          <w:color w:val="000000" w:themeColor="text1"/>
          <w:sz w:val="24"/>
          <w:szCs w:val="24"/>
        </w:rPr>
        <w:t>‘</w:t>
      </w:r>
      <w:r w:rsidR="00681615" w:rsidRPr="00857657">
        <w:rPr>
          <w:rFonts w:asciiTheme="minorHAnsi" w:hAnsiTheme="minorHAnsi" w:cstheme="minorHAnsi"/>
          <w:color w:val="000000" w:themeColor="text1"/>
          <w:sz w:val="24"/>
          <w:szCs w:val="24"/>
        </w:rPr>
        <w:t xml:space="preserve">ICT </w:t>
      </w:r>
      <w:r w:rsidR="00F166C5" w:rsidRPr="00857657">
        <w:rPr>
          <w:rFonts w:asciiTheme="minorHAnsi" w:hAnsiTheme="minorHAnsi" w:cstheme="minorHAnsi"/>
          <w:color w:val="000000" w:themeColor="text1"/>
          <w:sz w:val="24"/>
          <w:szCs w:val="24"/>
        </w:rPr>
        <w:t>i</w:t>
      </w:r>
      <w:r w:rsidR="00681615" w:rsidRPr="00857657">
        <w:rPr>
          <w:rFonts w:asciiTheme="minorHAnsi" w:hAnsiTheme="minorHAnsi" w:cstheme="minorHAnsi"/>
          <w:color w:val="000000" w:themeColor="text1"/>
          <w:sz w:val="24"/>
          <w:szCs w:val="24"/>
        </w:rPr>
        <w:t>nfrastructure</w:t>
      </w:r>
      <w:r w:rsidR="00F166C5" w:rsidRPr="00857657">
        <w:rPr>
          <w:rFonts w:asciiTheme="minorHAnsi" w:hAnsiTheme="minorHAnsi" w:cstheme="minorHAnsi"/>
          <w:color w:val="000000" w:themeColor="text1"/>
          <w:sz w:val="24"/>
          <w:szCs w:val="24"/>
        </w:rPr>
        <w:t>’</w:t>
      </w:r>
      <w:r w:rsidR="00681615" w:rsidRPr="00857657">
        <w:rPr>
          <w:rFonts w:asciiTheme="minorHAnsi" w:hAnsiTheme="minorHAnsi" w:cstheme="minorHAnsi"/>
          <w:color w:val="000000" w:themeColor="text1"/>
          <w:sz w:val="24"/>
          <w:szCs w:val="24"/>
        </w:rPr>
        <w:t xml:space="preserve">, the </w:t>
      </w:r>
      <w:r w:rsidR="00681615" w:rsidRPr="00857657">
        <w:rPr>
          <w:rFonts w:asciiTheme="minorHAnsi" w:hAnsiTheme="minorHAnsi" w:cstheme="minorHAnsi"/>
          <w:i/>
          <w:iCs/>
          <w:color w:val="000000" w:themeColor="text1"/>
          <w:sz w:val="24"/>
          <w:szCs w:val="24"/>
        </w:rPr>
        <w:t>Digital Strategy</w:t>
      </w:r>
      <w:r w:rsidR="00681615" w:rsidRPr="00857657">
        <w:rPr>
          <w:rFonts w:asciiTheme="minorHAnsi" w:hAnsiTheme="minorHAnsi" w:cstheme="minorHAnsi"/>
          <w:color w:val="000000" w:themeColor="text1"/>
          <w:sz w:val="24"/>
          <w:szCs w:val="24"/>
        </w:rPr>
        <w:t xml:space="preserve"> has successfully provided all </w:t>
      </w:r>
      <w:r w:rsidR="00AD2362" w:rsidRPr="00857657">
        <w:rPr>
          <w:rFonts w:asciiTheme="minorHAnsi" w:hAnsiTheme="minorHAnsi" w:cstheme="minorHAnsi"/>
          <w:color w:val="000000" w:themeColor="text1"/>
          <w:sz w:val="24"/>
          <w:szCs w:val="24"/>
        </w:rPr>
        <w:t>post-primary</w:t>
      </w:r>
      <w:r w:rsidR="00681615" w:rsidRPr="00857657">
        <w:rPr>
          <w:rFonts w:asciiTheme="minorHAnsi" w:hAnsiTheme="minorHAnsi" w:cstheme="minorHAnsi"/>
          <w:color w:val="000000" w:themeColor="text1"/>
          <w:sz w:val="24"/>
          <w:szCs w:val="24"/>
        </w:rPr>
        <w:t xml:space="preserve"> </w:t>
      </w:r>
      <w:r w:rsidR="00AD2362" w:rsidRPr="00857657">
        <w:rPr>
          <w:rFonts w:asciiTheme="minorHAnsi" w:hAnsiTheme="minorHAnsi" w:cstheme="minorHAnsi"/>
          <w:color w:val="000000" w:themeColor="text1"/>
          <w:sz w:val="24"/>
          <w:szCs w:val="24"/>
        </w:rPr>
        <w:t xml:space="preserve">schools </w:t>
      </w:r>
      <w:r w:rsidR="00681615" w:rsidRPr="00857657">
        <w:rPr>
          <w:rFonts w:asciiTheme="minorHAnsi" w:hAnsiTheme="minorHAnsi" w:cstheme="minorHAnsi"/>
          <w:color w:val="000000" w:themeColor="text1"/>
          <w:sz w:val="24"/>
          <w:szCs w:val="24"/>
        </w:rPr>
        <w:t xml:space="preserve">throughout the country with </w:t>
      </w:r>
      <w:r w:rsidR="00AD2362" w:rsidRPr="00857657">
        <w:rPr>
          <w:rFonts w:asciiTheme="minorHAnsi" w:hAnsiTheme="minorHAnsi" w:cstheme="minorHAnsi"/>
          <w:color w:val="000000" w:themeColor="text1"/>
          <w:sz w:val="24"/>
          <w:szCs w:val="24"/>
        </w:rPr>
        <w:t>high-speed broadband (DES, 2019).</w:t>
      </w:r>
      <w:r w:rsidR="00D87698" w:rsidRPr="00857657">
        <w:rPr>
          <w:rFonts w:asciiTheme="minorHAnsi" w:hAnsiTheme="minorHAnsi" w:cstheme="minorHAnsi"/>
          <w:color w:val="000000" w:themeColor="text1"/>
          <w:sz w:val="24"/>
          <w:szCs w:val="24"/>
        </w:rPr>
        <w:t xml:space="preserve"> Furthermore, the policy involves a commitment of €210 million of multi-annual investment into school technology, €155 million of which has been issued to date (DES, 2020). </w:t>
      </w:r>
      <w:moveFromRangeStart w:id="164" w:author="MAC LIATHAIN, CIAN" w:date="2021-01-29T16:07:00Z" w:name="move62828868"/>
      <w:moveFrom w:id="165" w:author="MAC LIATHAIN, CIAN" w:date="2021-01-29T16:07:00Z">
        <w:r w:rsidR="00D87698" w:rsidRPr="00857657" w:rsidDel="00C552DE">
          <w:rPr>
            <w:rFonts w:asciiTheme="minorHAnsi" w:hAnsiTheme="minorHAnsi" w:cstheme="minorHAnsi"/>
            <w:color w:val="000000" w:themeColor="text1"/>
            <w:sz w:val="24"/>
            <w:szCs w:val="24"/>
          </w:rPr>
          <w:t xml:space="preserve">In contrast to earlier phases of policy, the funding is </w:t>
        </w:r>
        <w:r w:rsidR="0031292F" w:rsidRPr="00857657" w:rsidDel="00C552DE">
          <w:rPr>
            <w:rFonts w:asciiTheme="minorHAnsi" w:hAnsiTheme="minorHAnsi" w:cstheme="minorHAnsi"/>
            <w:color w:val="000000" w:themeColor="text1"/>
            <w:sz w:val="24"/>
            <w:szCs w:val="24"/>
          </w:rPr>
          <w:t xml:space="preserve">provided to schools </w:t>
        </w:r>
        <w:r w:rsidR="00D87698" w:rsidRPr="00857657" w:rsidDel="00C552DE">
          <w:rPr>
            <w:rFonts w:asciiTheme="minorHAnsi" w:hAnsiTheme="minorHAnsi" w:cstheme="minorHAnsi"/>
            <w:color w:val="000000" w:themeColor="text1"/>
            <w:sz w:val="24"/>
            <w:szCs w:val="24"/>
          </w:rPr>
          <w:t>accompanied by guidance</w:t>
        </w:r>
        <w:r w:rsidR="0031292F" w:rsidRPr="00857657" w:rsidDel="00C552DE">
          <w:rPr>
            <w:rFonts w:asciiTheme="minorHAnsi" w:hAnsiTheme="minorHAnsi" w:cstheme="minorHAnsi"/>
            <w:color w:val="000000" w:themeColor="text1"/>
            <w:sz w:val="24"/>
            <w:szCs w:val="24"/>
          </w:rPr>
          <w:t xml:space="preserve"> for its use</w:t>
        </w:r>
        <w:r w:rsidR="007F5993" w:rsidRPr="00857657" w:rsidDel="00C552DE">
          <w:rPr>
            <w:rFonts w:asciiTheme="minorHAnsi" w:hAnsiTheme="minorHAnsi" w:cstheme="minorHAnsi"/>
            <w:color w:val="000000" w:themeColor="text1"/>
            <w:sz w:val="24"/>
            <w:szCs w:val="24"/>
          </w:rPr>
          <w:t>,</w:t>
        </w:r>
        <w:r w:rsidR="00D87698" w:rsidRPr="00857657" w:rsidDel="00C552DE">
          <w:rPr>
            <w:rFonts w:asciiTheme="minorHAnsi" w:hAnsiTheme="minorHAnsi" w:cstheme="minorHAnsi"/>
            <w:color w:val="000000" w:themeColor="text1"/>
            <w:sz w:val="24"/>
            <w:szCs w:val="24"/>
          </w:rPr>
          <w:t xml:space="preserve"> in the form of </w:t>
        </w:r>
        <w:r w:rsidR="007F5993" w:rsidRPr="00857657" w:rsidDel="00C552DE">
          <w:rPr>
            <w:rFonts w:asciiTheme="minorHAnsi" w:hAnsiTheme="minorHAnsi" w:cstheme="minorHAnsi"/>
            <w:color w:val="000000" w:themeColor="text1"/>
            <w:sz w:val="24"/>
            <w:szCs w:val="24"/>
          </w:rPr>
          <w:t>the</w:t>
        </w:r>
        <w:r w:rsidR="00D87698" w:rsidRPr="00857657" w:rsidDel="00C552DE">
          <w:rPr>
            <w:rFonts w:asciiTheme="minorHAnsi" w:hAnsiTheme="minorHAnsi" w:cstheme="minorHAnsi"/>
            <w:color w:val="000000" w:themeColor="text1"/>
            <w:sz w:val="24"/>
            <w:szCs w:val="24"/>
          </w:rPr>
          <w:t xml:space="preserve"> </w:t>
        </w:r>
        <w:r w:rsidR="00D87698" w:rsidRPr="00857657" w:rsidDel="00C552DE">
          <w:rPr>
            <w:rFonts w:asciiTheme="minorHAnsi" w:hAnsiTheme="minorHAnsi" w:cstheme="minorHAnsi"/>
            <w:i/>
            <w:iCs/>
            <w:color w:val="000000" w:themeColor="text1"/>
            <w:sz w:val="24"/>
            <w:szCs w:val="24"/>
          </w:rPr>
          <w:t>Digital Learning Framework</w:t>
        </w:r>
        <w:r w:rsidR="00D87698" w:rsidRPr="00857657" w:rsidDel="00C552DE">
          <w:rPr>
            <w:rFonts w:asciiTheme="minorHAnsi" w:hAnsiTheme="minorHAnsi" w:cstheme="minorHAnsi"/>
            <w:color w:val="000000" w:themeColor="text1"/>
            <w:sz w:val="24"/>
            <w:szCs w:val="24"/>
          </w:rPr>
          <w:t xml:space="preserve"> (</w:t>
        </w:r>
        <w:r w:rsidR="00E641CC" w:rsidRPr="00857657" w:rsidDel="00C552DE">
          <w:rPr>
            <w:rFonts w:asciiTheme="minorHAnsi" w:hAnsiTheme="minorHAnsi" w:cstheme="minorHAnsi"/>
            <w:color w:val="000000" w:themeColor="text1"/>
            <w:sz w:val="24"/>
            <w:szCs w:val="24"/>
          </w:rPr>
          <w:t xml:space="preserve">Professional Development Service for Teachers </w:t>
        </w:r>
        <w:r w:rsidR="00FD1B47" w:rsidRPr="00857657" w:rsidDel="00C552DE">
          <w:rPr>
            <w:rFonts w:asciiTheme="minorHAnsi" w:hAnsiTheme="minorHAnsi" w:cstheme="minorHAnsi"/>
            <w:color w:val="000000" w:themeColor="text1"/>
            <w:sz w:val="24"/>
            <w:szCs w:val="24"/>
          </w:rPr>
          <w:t>(</w:t>
        </w:r>
        <w:r w:rsidR="00D87698" w:rsidRPr="00857657" w:rsidDel="00C552DE">
          <w:rPr>
            <w:rFonts w:asciiTheme="minorHAnsi" w:hAnsiTheme="minorHAnsi" w:cstheme="minorHAnsi"/>
            <w:color w:val="000000" w:themeColor="text1"/>
            <w:sz w:val="24"/>
            <w:szCs w:val="24"/>
          </w:rPr>
          <w:t>PDST</w:t>
        </w:r>
        <w:r w:rsidR="00FD1B47" w:rsidRPr="00857657" w:rsidDel="00C552DE">
          <w:rPr>
            <w:rFonts w:asciiTheme="minorHAnsi" w:hAnsiTheme="minorHAnsi" w:cstheme="minorHAnsi"/>
            <w:color w:val="000000" w:themeColor="text1"/>
            <w:sz w:val="24"/>
            <w:szCs w:val="24"/>
          </w:rPr>
          <w:t>)</w:t>
        </w:r>
        <w:r w:rsidR="00D87698" w:rsidRPr="00857657" w:rsidDel="00C552DE">
          <w:rPr>
            <w:rFonts w:asciiTheme="minorHAnsi" w:hAnsiTheme="minorHAnsi" w:cstheme="minorHAnsi"/>
            <w:color w:val="000000" w:themeColor="text1"/>
            <w:sz w:val="24"/>
            <w:szCs w:val="24"/>
          </w:rPr>
          <w:t xml:space="preserve">, 2017). </w:t>
        </w:r>
        <w:r w:rsidR="0031292F" w:rsidRPr="00857657" w:rsidDel="00C552DE">
          <w:rPr>
            <w:rFonts w:asciiTheme="minorHAnsi" w:hAnsiTheme="minorHAnsi" w:cstheme="minorHAnsi"/>
            <w:color w:val="000000" w:themeColor="text1"/>
            <w:sz w:val="24"/>
            <w:szCs w:val="24"/>
          </w:rPr>
          <w:t>Falling under</w:t>
        </w:r>
        <w:r w:rsidR="00FD1B47" w:rsidRPr="00857657" w:rsidDel="00C552DE">
          <w:rPr>
            <w:rFonts w:asciiTheme="minorHAnsi" w:hAnsiTheme="minorHAnsi" w:cstheme="minorHAnsi"/>
            <w:color w:val="000000" w:themeColor="text1"/>
            <w:sz w:val="24"/>
            <w:szCs w:val="24"/>
          </w:rPr>
          <w:t xml:space="preserve"> the</w:t>
        </w:r>
        <w:r w:rsidR="0031292F" w:rsidRPr="00857657" w:rsidDel="00C552DE">
          <w:rPr>
            <w:rFonts w:asciiTheme="minorHAnsi" w:hAnsiTheme="minorHAnsi" w:cstheme="minorHAnsi"/>
            <w:color w:val="000000" w:themeColor="text1"/>
            <w:sz w:val="24"/>
            <w:szCs w:val="24"/>
          </w:rPr>
          <w:t xml:space="preserve"> </w:t>
        </w:r>
        <w:r w:rsidR="00D87698" w:rsidRPr="00857657" w:rsidDel="00C552DE">
          <w:rPr>
            <w:rFonts w:asciiTheme="minorHAnsi" w:hAnsiTheme="minorHAnsi" w:cstheme="minorHAnsi"/>
            <w:color w:val="000000" w:themeColor="text1"/>
            <w:sz w:val="24"/>
            <w:szCs w:val="24"/>
          </w:rPr>
          <w:t xml:space="preserve">theme (i) </w:t>
        </w:r>
        <w:r w:rsidR="00B94BE0" w:rsidRPr="00857657" w:rsidDel="00C552DE">
          <w:rPr>
            <w:rFonts w:asciiTheme="minorHAnsi" w:hAnsiTheme="minorHAnsi" w:cstheme="minorHAnsi"/>
            <w:color w:val="000000" w:themeColor="text1"/>
            <w:sz w:val="24"/>
            <w:szCs w:val="24"/>
          </w:rPr>
          <w:t>‘t</w:t>
        </w:r>
        <w:r w:rsidR="00D87698" w:rsidRPr="00857657" w:rsidDel="00C552DE">
          <w:rPr>
            <w:rFonts w:asciiTheme="minorHAnsi" w:hAnsiTheme="minorHAnsi" w:cstheme="minorHAnsi"/>
            <w:color w:val="000000" w:themeColor="text1"/>
            <w:sz w:val="24"/>
            <w:szCs w:val="24"/>
          </w:rPr>
          <w:t xml:space="preserve">eaching, </w:t>
        </w:r>
        <w:r w:rsidR="00B94BE0" w:rsidRPr="00857657" w:rsidDel="00C552DE">
          <w:rPr>
            <w:rFonts w:asciiTheme="minorHAnsi" w:hAnsiTheme="minorHAnsi" w:cstheme="minorHAnsi"/>
            <w:color w:val="000000" w:themeColor="text1"/>
            <w:sz w:val="24"/>
            <w:szCs w:val="24"/>
          </w:rPr>
          <w:t>l</w:t>
        </w:r>
        <w:r w:rsidR="00D87698" w:rsidRPr="00857657" w:rsidDel="00C552DE">
          <w:rPr>
            <w:rFonts w:asciiTheme="minorHAnsi" w:hAnsiTheme="minorHAnsi" w:cstheme="minorHAnsi"/>
            <w:color w:val="000000" w:themeColor="text1"/>
            <w:sz w:val="24"/>
            <w:szCs w:val="24"/>
          </w:rPr>
          <w:t xml:space="preserve">earning and </w:t>
        </w:r>
        <w:r w:rsidR="00B94BE0" w:rsidRPr="00857657" w:rsidDel="00C552DE">
          <w:rPr>
            <w:rFonts w:asciiTheme="minorHAnsi" w:hAnsiTheme="minorHAnsi" w:cstheme="minorHAnsi"/>
            <w:color w:val="000000" w:themeColor="text1"/>
            <w:sz w:val="24"/>
            <w:szCs w:val="24"/>
          </w:rPr>
          <w:t>a</w:t>
        </w:r>
        <w:r w:rsidR="00D87698" w:rsidRPr="00857657" w:rsidDel="00C552DE">
          <w:rPr>
            <w:rFonts w:asciiTheme="minorHAnsi" w:hAnsiTheme="minorHAnsi" w:cstheme="minorHAnsi"/>
            <w:color w:val="000000" w:themeColor="text1"/>
            <w:sz w:val="24"/>
            <w:szCs w:val="24"/>
          </w:rPr>
          <w:t xml:space="preserve">ssessment </w:t>
        </w:r>
        <w:r w:rsidR="00B94BE0" w:rsidRPr="00857657" w:rsidDel="00C552DE">
          <w:rPr>
            <w:rFonts w:asciiTheme="minorHAnsi" w:hAnsiTheme="minorHAnsi" w:cstheme="minorHAnsi"/>
            <w:color w:val="000000" w:themeColor="text1"/>
            <w:sz w:val="24"/>
            <w:szCs w:val="24"/>
          </w:rPr>
          <w:t>u</w:t>
        </w:r>
        <w:r w:rsidR="00D87698" w:rsidRPr="00857657" w:rsidDel="00C552DE">
          <w:rPr>
            <w:rFonts w:asciiTheme="minorHAnsi" w:hAnsiTheme="minorHAnsi" w:cstheme="minorHAnsi"/>
            <w:color w:val="000000" w:themeColor="text1"/>
            <w:sz w:val="24"/>
            <w:szCs w:val="24"/>
          </w:rPr>
          <w:t>sing ICT</w:t>
        </w:r>
        <w:r w:rsidR="00B94BE0" w:rsidRPr="00857657" w:rsidDel="00C552DE">
          <w:rPr>
            <w:rFonts w:asciiTheme="minorHAnsi" w:hAnsiTheme="minorHAnsi" w:cstheme="minorHAnsi"/>
            <w:color w:val="000000" w:themeColor="text1"/>
            <w:sz w:val="24"/>
            <w:szCs w:val="24"/>
          </w:rPr>
          <w:t>’</w:t>
        </w:r>
        <w:r w:rsidR="00D87698" w:rsidRPr="00857657" w:rsidDel="00C552DE">
          <w:rPr>
            <w:rFonts w:asciiTheme="minorHAnsi" w:hAnsiTheme="minorHAnsi" w:cstheme="minorHAnsi"/>
            <w:color w:val="000000" w:themeColor="text1"/>
            <w:sz w:val="24"/>
            <w:szCs w:val="24"/>
          </w:rPr>
          <w:t xml:space="preserve">, the </w:t>
        </w:r>
        <w:r w:rsidR="00D87698" w:rsidRPr="00857657" w:rsidDel="00C552DE">
          <w:rPr>
            <w:rFonts w:asciiTheme="minorHAnsi" w:hAnsiTheme="minorHAnsi" w:cstheme="minorHAnsi"/>
            <w:i/>
            <w:iCs/>
            <w:color w:val="000000" w:themeColor="text1"/>
            <w:sz w:val="24"/>
            <w:szCs w:val="24"/>
          </w:rPr>
          <w:t>Digital Learning Framework</w:t>
        </w:r>
        <w:r w:rsidR="00D87698" w:rsidRPr="00857657" w:rsidDel="00C552DE">
          <w:rPr>
            <w:rFonts w:asciiTheme="minorHAnsi" w:hAnsiTheme="minorHAnsi" w:cstheme="minorHAnsi"/>
            <w:color w:val="000000" w:themeColor="text1"/>
            <w:sz w:val="24"/>
            <w:szCs w:val="24"/>
          </w:rPr>
          <w:t xml:space="preserve"> </w:t>
        </w:r>
        <w:r w:rsidR="000A6BA9" w:rsidRPr="00857657" w:rsidDel="00C552DE">
          <w:rPr>
            <w:rFonts w:asciiTheme="minorHAnsi" w:hAnsiTheme="minorHAnsi" w:cstheme="minorHAnsi"/>
            <w:color w:val="000000" w:themeColor="text1"/>
            <w:sz w:val="24"/>
            <w:szCs w:val="24"/>
          </w:rPr>
          <w:t>is informed by academic research and “</w:t>
        </w:r>
        <w:r w:rsidR="00613201" w:rsidRPr="00857657" w:rsidDel="00C552DE">
          <w:rPr>
            <w:rFonts w:asciiTheme="minorHAnsi" w:hAnsiTheme="minorHAnsi" w:cstheme="minorHAnsi"/>
            <w:color w:val="000000" w:themeColor="text1"/>
            <w:sz w:val="24"/>
            <w:szCs w:val="24"/>
          </w:rPr>
          <w:t>constructivist</w:t>
        </w:r>
        <w:r w:rsidR="000A6BA9" w:rsidRPr="00857657" w:rsidDel="00C552DE">
          <w:rPr>
            <w:rFonts w:asciiTheme="minorHAnsi" w:hAnsiTheme="minorHAnsi" w:cstheme="minorHAnsi"/>
            <w:color w:val="000000" w:themeColor="text1"/>
            <w:sz w:val="24"/>
            <w:szCs w:val="24"/>
          </w:rPr>
          <w:t xml:space="preserve"> principles”, adapting the </w:t>
        </w:r>
        <w:r w:rsidR="000A6BA9" w:rsidRPr="00857657" w:rsidDel="00C552DE">
          <w:rPr>
            <w:rFonts w:asciiTheme="minorHAnsi" w:hAnsiTheme="minorHAnsi" w:cstheme="minorHAnsi"/>
            <w:i/>
            <w:iCs/>
            <w:color w:val="000000" w:themeColor="text1"/>
            <w:sz w:val="24"/>
            <w:szCs w:val="24"/>
          </w:rPr>
          <w:t>UNESCO ICT Comp</w:t>
        </w:r>
        <w:r w:rsidR="006344FD" w:rsidRPr="00857657" w:rsidDel="00C552DE">
          <w:rPr>
            <w:rFonts w:asciiTheme="minorHAnsi" w:hAnsiTheme="minorHAnsi" w:cstheme="minorHAnsi"/>
            <w:i/>
            <w:iCs/>
            <w:color w:val="000000" w:themeColor="text1"/>
            <w:sz w:val="24"/>
            <w:szCs w:val="24"/>
          </w:rPr>
          <w:t>e</w:t>
        </w:r>
        <w:r w:rsidR="000A6BA9" w:rsidRPr="00857657" w:rsidDel="00C552DE">
          <w:rPr>
            <w:rFonts w:asciiTheme="minorHAnsi" w:hAnsiTheme="minorHAnsi" w:cstheme="minorHAnsi"/>
            <w:i/>
            <w:iCs/>
            <w:color w:val="000000" w:themeColor="text1"/>
            <w:sz w:val="24"/>
            <w:szCs w:val="24"/>
          </w:rPr>
          <w:t>tency Framework</w:t>
        </w:r>
        <w:r w:rsidR="00BC4E3D" w:rsidRPr="00857657" w:rsidDel="00C552DE">
          <w:rPr>
            <w:rFonts w:asciiTheme="minorHAnsi" w:hAnsiTheme="minorHAnsi" w:cstheme="minorHAnsi"/>
            <w:i/>
            <w:iCs/>
            <w:color w:val="000000" w:themeColor="text1"/>
            <w:sz w:val="24"/>
            <w:szCs w:val="24"/>
          </w:rPr>
          <w:t xml:space="preserve"> for Teachers </w:t>
        </w:r>
        <w:r w:rsidR="000A6BA9" w:rsidRPr="00857657" w:rsidDel="00C552DE">
          <w:rPr>
            <w:rFonts w:asciiTheme="minorHAnsi" w:hAnsiTheme="minorHAnsi" w:cstheme="minorHAnsi"/>
            <w:color w:val="000000" w:themeColor="text1"/>
            <w:sz w:val="24"/>
            <w:szCs w:val="24"/>
          </w:rPr>
          <w:t xml:space="preserve">to support successful ICT integration into Irish schools (PDST, 2017, p.1). The </w:t>
        </w:r>
        <w:r w:rsidR="000A6BA9" w:rsidRPr="00857657" w:rsidDel="00C552DE">
          <w:rPr>
            <w:rFonts w:asciiTheme="minorHAnsi" w:hAnsiTheme="minorHAnsi" w:cstheme="minorHAnsi"/>
            <w:i/>
            <w:iCs/>
            <w:color w:val="000000" w:themeColor="text1"/>
            <w:sz w:val="24"/>
            <w:szCs w:val="24"/>
          </w:rPr>
          <w:t>Digital Learning Framework</w:t>
        </w:r>
        <w:r w:rsidR="000A6BA9" w:rsidRPr="00857657" w:rsidDel="00C552DE">
          <w:rPr>
            <w:rFonts w:asciiTheme="minorHAnsi" w:hAnsiTheme="minorHAnsi" w:cstheme="minorHAnsi"/>
            <w:color w:val="000000" w:themeColor="text1"/>
            <w:sz w:val="24"/>
            <w:szCs w:val="24"/>
          </w:rPr>
          <w:t xml:space="preserve"> provides subject-specific support for the integration of ICT into practice</w:t>
        </w:r>
        <w:r w:rsidR="003E5353" w:rsidRPr="00857657" w:rsidDel="00C552DE">
          <w:rPr>
            <w:rFonts w:asciiTheme="minorHAnsi" w:hAnsiTheme="minorHAnsi" w:cstheme="minorHAnsi"/>
            <w:color w:val="000000" w:themeColor="text1"/>
            <w:sz w:val="24"/>
            <w:szCs w:val="24"/>
          </w:rPr>
          <w:t>, and it is intended for it to inform any developments in subject curricula, including the recent Junior Cycle reform (</w:t>
        </w:r>
        <w:r w:rsidR="00DB62AA" w:rsidRPr="00857657" w:rsidDel="00C552DE">
          <w:rPr>
            <w:rFonts w:asciiTheme="minorHAnsi" w:hAnsiTheme="minorHAnsi" w:cstheme="minorHAnsi"/>
            <w:color w:val="000000" w:themeColor="text1"/>
            <w:sz w:val="24"/>
            <w:szCs w:val="24"/>
          </w:rPr>
          <w:t xml:space="preserve">PDST, 2017; </w:t>
        </w:r>
        <w:r w:rsidR="003E5353" w:rsidRPr="00857657" w:rsidDel="00C552DE">
          <w:rPr>
            <w:rFonts w:asciiTheme="minorHAnsi" w:hAnsiTheme="minorHAnsi" w:cstheme="minorHAnsi"/>
            <w:color w:val="000000" w:themeColor="text1"/>
            <w:sz w:val="24"/>
            <w:szCs w:val="24"/>
          </w:rPr>
          <w:t xml:space="preserve">DES, 2019). </w:t>
        </w:r>
      </w:moveFrom>
      <w:moveFromRangeEnd w:id="164"/>
    </w:p>
    <w:p w14:paraId="3D6A0F22" w14:textId="77777777" w:rsidR="00391B2C" w:rsidRPr="00857657" w:rsidRDefault="00391B2C" w:rsidP="00857657">
      <w:pPr>
        <w:suppressAutoHyphens w:val="0"/>
        <w:spacing w:line="360" w:lineRule="auto"/>
        <w:rPr>
          <w:rFonts w:asciiTheme="minorHAnsi" w:hAnsiTheme="minorHAnsi" w:cstheme="minorHAnsi"/>
          <w:color w:val="000000" w:themeColor="text1"/>
          <w:sz w:val="24"/>
          <w:szCs w:val="24"/>
        </w:rPr>
      </w:pPr>
    </w:p>
    <w:p w14:paraId="3A1419FC" w14:textId="1B232AD5" w:rsidR="00C52636" w:rsidRDefault="00AF4086" w:rsidP="00857657">
      <w:pPr>
        <w:suppressAutoHyphens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T</w:t>
      </w:r>
      <w:r w:rsidR="003E5353" w:rsidRPr="00857657">
        <w:rPr>
          <w:rFonts w:asciiTheme="minorHAnsi" w:hAnsiTheme="minorHAnsi" w:cstheme="minorHAnsi"/>
          <w:color w:val="000000" w:themeColor="text1"/>
          <w:sz w:val="24"/>
          <w:szCs w:val="24"/>
        </w:rPr>
        <w:t xml:space="preserve">he goals of </w:t>
      </w:r>
      <w:r w:rsidR="005E77F2" w:rsidRPr="00857657">
        <w:rPr>
          <w:rFonts w:asciiTheme="minorHAnsi" w:hAnsiTheme="minorHAnsi" w:cstheme="minorHAnsi"/>
          <w:color w:val="000000" w:themeColor="text1"/>
          <w:sz w:val="24"/>
          <w:szCs w:val="24"/>
        </w:rPr>
        <w:t>Phase</w:t>
      </w:r>
      <w:r w:rsidR="003E5353" w:rsidRPr="00857657">
        <w:rPr>
          <w:rFonts w:asciiTheme="minorHAnsi" w:hAnsiTheme="minorHAnsi" w:cstheme="minorHAnsi"/>
          <w:color w:val="000000" w:themeColor="text1"/>
          <w:sz w:val="24"/>
          <w:szCs w:val="24"/>
        </w:rPr>
        <w:t xml:space="preserve"> </w:t>
      </w:r>
      <w:r w:rsidR="005E77F2" w:rsidRPr="00857657">
        <w:rPr>
          <w:rFonts w:asciiTheme="minorHAnsi" w:hAnsiTheme="minorHAnsi" w:cstheme="minorHAnsi"/>
          <w:color w:val="000000" w:themeColor="text1"/>
          <w:sz w:val="24"/>
          <w:szCs w:val="24"/>
        </w:rPr>
        <w:t>3</w:t>
      </w:r>
      <w:r w:rsidR="003E5353" w:rsidRPr="00857657">
        <w:rPr>
          <w:rFonts w:asciiTheme="minorHAnsi" w:hAnsiTheme="minorHAnsi" w:cstheme="minorHAnsi"/>
          <w:color w:val="000000" w:themeColor="text1"/>
          <w:sz w:val="24"/>
          <w:szCs w:val="24"/>
        </w:rPr>
        <w:t xml:space="preserve"> can be seen as more </w:t>
      </w:r>
      <w:r w:rsidR="005E77F2" w:rsidRPr="00857657">
        <w:rPr>
          <w:rFonts w:asciiTheme="minorHAnsi" w:hAnsiTheme="minorHAnsi" w:cstheme="minorHAnsi"/>
          <w:color w:val="000000" w:themeColor="text1"/>
          <w:sz w:val="24"/>
          <w:szCs w:val="24"/>
        </w:rPr>
        <w:t>realistic</w:t>
      </w:r>
      <w:r w:rsidR="002F39CA" w:rsidRPr="00857657">
        <w:rPr>
          <w:rFonts w:asciiTheme="minorHAnsi" w:hAnsiTheme="minorHAnsi" w:cstheme="minorHAnsi"/>
          <w:color w:val="000000" w:themeColor="text1"/>
          <w:sz w:val="24"/>
          <w:szCs w:val="24"/>
        </w:rPr>
        <w:t xml:space="preserve"> </w:t>
      </w:r>
      <w:r w:rsidRPr="00857657">
        <w:rPr>
          <w:rFonts w:asciiTheme="minorHAnsi" w:hAnsiTheme="minorHAnsi" w:cstheme="minorHAnsi"/>
          <w:color w:val="000000" w:themeColor="text1"/>
          <w:sz w:val="24"/>
          <w:szCs w:val="24"/>
        </w:rPr>
        <w:t>than previous phases of educational technology policy</w:t>
      </w:r>
      <w:del w:id="166" w:author="MAC LIATHAIN, CIAN" w:date="2021-01-30T11:10:00Z">
        <w:r w:rsidRPr="00857657" w:rsidDel="00E47D8C">
          <w:rPr>
            <w:rFonts w:asciiTheme="minorHAnsi" w:hAnsiTheme="minorHAnsi" w:cstheme="minorHAnsi"/>
            <w:color w:val="000000" w:themeColor="text1"/>
            <w:sz w:val="24"/>
            <w:szCs w:val="24"/>
          </w:rPr>
          <w:delText>,</w:delText>
        </w:r>
      </w:del>
      <w:r w:rsidRPr="00857657">
        <w:rPr>
          <w:rFonts w:asciiTheme="minorHAnsi" w:hAnsiTheme="minorHAnsi" w:cstheme="minorHAnsi"/>
          <w:color w:val="000000" w:themeColor="text1"/>
          <w:sz w:val="24"/>
          <w:szCs w:val="24"/>
        </w:rPr>
        <w:t xml:space="preserve"> </w:t>
      </w:r>
      <w:r w:rsidR="00C5235B" w:rsidRPr="00857657">
        <w:rPr>
          <w:rFonts w:asciiTheme="minorHAnsi" w:hAnsiTheme="minorHAnsi" w:cstheme="minorHAnsi"/>
          <w:color w:val="000000" w:themeColor="text1"/>
          <w:sz w:val="24"/>
          <w:szCs w:val="24"/>
        </w:rPr>
        <w:t xml:space="preserve">due </w:t>
      </w:r>
      <w:r w:rsidR="00690517" w:rsidRPr="00857657">
        <w:rPr>
          <w:rFonts w:asciiTheme="minorHAnsi" w:hAnsiTheme="minorHAnsi" w:cstheme="minorHAnsi"/>
          <w:color w:val="000000" w:themeColor="text1"/>
          <w:sz w:val="24"/>
          <w:szCs w:val="24"/>
        </w:rPr>
        <w:t>to</w:t>
      </w:r>
      <w:r w:rsidRPr="00857657">
        <w:rPr>
          <w:rFonts w:asciiTheme="minorHAnsi" w:hAnsiTheme="minorHAnsi" w:cstheme="minorHAnsi"/>
          <w:color w:val="000000" w:themeColor="text1"/>
          <w:sz w:val="24"/>
          <w:szCs w:val="24"/>
        </w:rPr>
        <w:t xml:space="preserve"> </w:t>
      </w:r>
      <w:del w:id="167" w:author="MAC LIATHAIN, CIAN" w:date="2021-03-11T15:25:00Z">
        <w:r w:rsidRPr="00857657" w:rsidDel="00B921C4">
          <w:rPr>
            <w:rFonts w:asciiTheme="minorHAnsi" w:hAnsiTheme="minorHAnsi" w:cstheme="minorHAnsi"/>
            <w:color w:val="000000" w:themeColor="text1"/>
            <w:sz w:val="24"/>
            <w:szCs w:val="24"/>
          </w:rPr>
          <w:delText>their</w:delText>
        </w:r>
        <w:r w:rsidR="00690517" w:rsidRPr="00857657" w:rsidDel="00B921C4">
          <w:rPr>
            <w:rFonts w:asciiTheme="minorHAnsi" w:hAnsiTheme="minorHAnsi" w:cstheme="minorHAnsi"/>
            <w:color w:val="000000" w:themeColor="text1"/>
            <w:sz w:val="24"/>
            <w:szCs w:val="24"/>
          </w:rPr>
          <w:delText xml:space="preserve"> </w:delText>
        </w:r>
      </w:del>
      <w:ins w:id="168" w:author="MAC LIATHAIN, CIAN" w:date="2021-03-11T15:25:00Z">
        <w:r w:rsidR="00B921C4">
          <w:rPr>
            <w:rFonts w:asciiTheme="minorHAnsi" w:hAnsiTheme="minorHAnsi" w:cstheme="minorHAnsi"/>
            <w:color w:val="000000" w:themeColor="text1"/>
            <w:sz w:val="24"/>
            <w:szCs w:val="24"/>
          </w:rPr>
          <w:t>the</w:t>
        </w:r>
        <w:r w:rsidR="00B921C4" w:rsidRPr="00857657">
          <w:rPr>
            <w:rFonts w:asciiTheme="minorHAnsi" w:hAnsiTheme="minorHAnsi" w:cstheme="minorHAnsi"/>
            <w:color w:val="000000" w:themeColor="text1"/>
            <w:sz w:val="24"/>
            <w:szCs w:val="24"/>
          </w:rPr>
          <w:t xml:space="preserve"> </w:t>
        </w:r>
      </w:ins>
      <w:r w:rsidR="00C10045" w:rsidRPr="00857657">
        <w:rPr>
          <w:rFonts w:asciiTheme="minorHAnsi" w:hAnsiTheme="minorHAnsi" w:cstheme="minorHAnsi"/>
          <w:color w:val="000000" w:themeColor="text1"/>
          <w:sz w:val="24"/>
          <w:szCs w:val="24"/>
        </w:rPr>
        <w:t xml:space="preserve">clear </w:t>
      </w:r>
      <w:r w:rsidR="003E5353" w:rsidRPr="00857657">
        <w:rPr>
          <w:rFonts w:asciiTheme="minorHAnsi" w:hAnsiTheme="minorHAnsi" w:cstheme="minorHAnsi"/>
          <w:color w:val="000000" w:themeColor="text1"/>
          <w:sz w:val="24"/>
          <w:szCs w:val="24"/>
        </w:rPr>
        <w:t>acknowled</w:t>
      </w:r>
      <w:r w:rsidRPr="00857657">
        <w:rPr>
          <w:rFonts w:asciiTheme="minorHAnsi" w:hAnsiTheme="minorHAnsi" w:cstheme="minorHAnsi"/>
          <w:color w:val="000000" w:themeColor="text1"/>
          <w:sz w:val="24"/>
          <w:szCs w:val="24"/>
        </w:rPr>
        <w:t xml:space="preserve">gement </w:t>
      </w:r>
      <w:r w:rsidR="00C10045" w:rsidRPr="00857657">
        <w:rPr>
          <w:rFonts w:asciiTheme="minorHAnsi" w:hAnsiTheme="minorHAnsi" w:cstheme="minorHAnsi"/>
          <w:color w:val="000000" w:themeColor="text1"/>
          <w:sz w:val="24"/>
          <w:szCs w:val="24"/>
        </w:rPr>
        <w:t>of the</w:t>
      </w:r>
      <w:r w:rsidR="003E5353" w:rsidRPr="00857657">
        <w:rPr>
          <w:rFonts w:asciiTheme="minorHAnsi" w:hAnsiTheme="minorHAnsi" w:cstheme="minorHAnsi"/>
          <w:color w:val="000000" w:themeColor="text1"/>
          <w:sz w:val="24"/>
          <w:szCs w:val="24"/>
        </w:rPr>
        <w:t xml:space="preserve"> difficult</w:t>
      </w:r>
      <w:r w:rsidR="00BC618B" w:rsidRPr="00857657">
        <w:rPr>
          <w:rFonts w:asciiTheme="minorHAnsi" w:hAnsiTheme="minorHAnsi" w:cstheme="minorHAnsi"/>
          <w:color w:val="000000" w:themeColor="text1"/>
          <w:sz w:val="24"/>
          <w:szCs w:val="24"/>
        </w:rPr>
        <w:t>y</w:t>
      </w:r>
      <w:r w:rsidR="003E5353" w:rsidRPr="00857657">
        <w:rPr>
          <w:rFonts w:asciiTheme="minorHAnsi" w:hAnsiTheme="minorHAnsi" w:cstheme="minorHAnsi"/>
          <w:color w:val="000000" w:themeColor="text1"/>
          <w:sz w:val="24"/>
          <w:szCs w:val="24"/>
        </w:rPr>
        <w:t xml:space="preserve"> involved in integrating ICT into “traditional school practices” (DES, 2015, p.19)</w:t>
      </w:r>
      <w:r w:rsidR="00BC618B" w:rsidRPr="00857657">
        <w:rPr>
          <w:rFonts w:asciiTheme="minorHAnsi" w:hAnsiTheme="minorHAnsi" w:cstheme="minorHAnsi"/>
          <w:color w:val="000000" w:themeColor="text1"/>
          <w:sz w:val="24"/>
          <w:szCs w:val="24"/>
        </w:rPr>
        <w:t xml:space="preserve"> and </w:t>
      </w:r>
      <w:ins w:id="169" w:author="MAC LIATHAIN, CIAN" w:date="2021-03-11T15:25:00Z">
        <w:r w:rsidR="00B921C4">
          <w:rPr>
            <w:rFonts w:asciiTheme="minorHAnsi" w:hAnsiTheme="minorHAnsi" w:cstheme="minorHAnsi"/>
            <w:color w:val="000000" w:themeColor="text1"/>
            <w:sz w:val="24"/>
            <w:szCs w:val="24"/>
          </w:rPr>
          <w:t xml:space="preserve">the </w:t>
        </w:r>
      </w:ins>
      <w:del w:id="170" w:author="MAC LIATHAIN, CIAN" w:date="2021-03-11T15:25:00Z">
        <w:r w:rsidR="00BC618B" w:rsidRPr="00857657" w:rsidDel="00B921C4">
          <w:rPr>
            <w:rFonts w:asciiTheme="minorHAnsi" w:hAnsiTheme="minorHAnsi" w:cstheme="minorHAnsi"/>
            <w:color w:val="000000" w:themeColor="text1"/>
            <w:sz w:val="24"/>
            <w:szCs w:val="24"/>
          </w:rPr>
          <w:delText>identifying</w:delText>
        </w:r>
      </w:del>
      <w:ins w:id="171" w:author="MAC LIATHAIN, CIAN" w:date="2021-03-11T15:25:00Z">
        <w:r w:rsidR="00B921C4">
          <w:rPr>
            <w:rFonts w:asciiTheme="minorHAnsi" w:hAnsiTheme="minorHAnsi" w:cstheme="minorHAnsi"/>
            <w:color w:val="000000" w:themeColor="text1"/>
            <w:sz w:val="24"/>
            <w:szCs w:val="24"/>
          </w:rPr>
          <w:t>identification</w:t>
        </w:r>
        <w:r w:rsidR="00B921C4">
          <w:rPr>
            <w:rFonts w:asciiTheme="minorHAnsi" w:hAnsiTheme="minorHAnsi" w:cstheme="minorHAnsi"/>
            <w:color w:val="000000" w:themeColor="text1"/>
            <w:sz w:val="24"/>
            <w:szCs w:val="24"/>
          </w:rPr>
          <w:t xml:space="preserve"> </w:t>
        </w:r>
      </w:ins>
      <w:ins w:id="172" w:author="MAC LIATHAIN, CIAN" w:date="2021-01-30T11:11:00Z">
        <w:r w:rsidR="00E47D8C">
          <w:rPr>
            <w:rFonts w:asciiTheme="minorHAnsi" w:hAnsiTheme="minorHAnsi" w:cstheme="minorHAnsi"/>
            <w:color w:val="000000" w:themeColor="text1"/>
            <w:sz w:val="24"/>
            <w:szCs w:val="24"/>
          </w:rPr>
          <w:t>of</w:t>
        </w:r>
      </w:ins>
      <w:r w:rsidR="00BC618B" w:rsidRPr="00857657">
        <w:rPr>
          <w:rFonts w:asciiTheme="minorHAnsi" w:hAnsiTheme="minorHAnsi" w:cstheme="minorHAnsi"/>
          <w:color w:val="000000" w:themeColor="text1"/>
          <w:sz w:val="24"/>
          <w:szCs w:val="24"/>
        </w:rPr>
        <w:t xml:space="preserve"> “a constructivist pedagogical orientation” as being important for “effective use of digital technology” (DES, 2015, p.21).</w:t>
      </w:r>
      <w:del w:id="173" w:author="MAC LIATHAIN, CIAN" w:date="2021-03-11T15:57:00Z">
        <w:r w:rsidR="00B3618B" w:rsidRPr="00857657" w:rsidDel="00F8274F">
          <w:rPr>
            <w:rFonts w:asciiTheme="minorHAnsi" w:hAnsiTheme="minorHAnsi" w:cstheme="minorHAnsi"/>
            <w:color w:val="000000" w:themeColor="text1"/>
            <w:sz w:val="24"/>
            <w:szCs w:val="24"/>
          </w:rPr>
          <w:delText xml:space="preserve">  </w:delText>
        </w:r>
      </w:del>
      <w:ins w:id="174" w:author="MAC LIATHAIN, CIAN" w:date="2021-03-11T15:57:00Z">
        <w:r w:rsidR="00F8274F">
          <w:rPr>
            <w:rFonts w:asciiTheme="minorHAnsi" w:hAnsiTheme="minorHAnsi" w:cstheme="minorHAnsi"/>
            <w:color w:val="000000" w:themeColor="text1"/>
            <w:sz w:val="24"/>
            <w:szCs w:val="24"/>
          </w:rPr>
          <w:t xml:space="preserve"> </w:t>
        </w:r>
      </w:ins>
      <w:r w:rsidR="00B3618B" w:rsidRPr="00857657">
        <w:rPr>
          <w:rFonts w:asciiTheme="minorHAnsi" w:hAnsiTheme="minorHAnsi" w:cstheme="minorHAnsi"/>
          <w:color w:val="000000" w:themeColor="text1"/>
          <w:sz w:val="24"/>
          <w:szCs w:val="24"/>
        </w:rPr>
        <w:t xml:space="preserve">This </w:t>
      </w:r>
      <w:r w:rsidR="00A470C9" w:rsidRPr="00857657">
        <w:rPr>
          <w:rFonts w:asciiTheme="minorHAnsi" w:hAnsiTheme="minorHAnsi" w:cstheme="minorHAnsi"/>
          <w:color w:val="000000" w:themeColor="text1"/>
          <w:sz w:val="24"/>
          <w:szCs w:val="24"/>
        </w:rPr>
        <w:t>promotion</w:t>
      </w:r>
      <w:r w:rsidR="00B3618B" w:rsidRPr="00857657">
        <w:rPr>
          <w:rFonts w:asciiTheme="minorHAnsi" w:hAnsiTheme="minorHAnsi" w:cstheme="minorHAnsi"/>
          <w:color w:val="000000" w:themeColor="text1"/>
          <w:sz w:val="24"/>
          <w:szCs w:val="24"/>
        </w:rPr>
        <w:t xml:space="preserve"> </w:t>
      </w:r>
      <w:r w:rsidR="00A470C9" w:rsidRPr="00857657">
        <w:rPr>
          <w:rFonts w:asciiTheme="minorHAnsi" w:hAnsiTheme="minorHAnsi" w:cstheme="minorHAnsi"/>
          <w:color w:val="000000" w:themeColor="text1"/>
          <w:sz w:val="24"/>
          <w:szCs w:val="24"/>
        </w:rPr>
        <w:t>of</w:t>
      </w:r>
      <w:r w:rsidR="00B3618B" w:rsidRPr="00857657">
        <w:rPr>
          <w:rFonts w:asciiTheme="minorHAnsi" w:hAnsiTheme="minorHAnsi" w:cstheme="minorHAnsi"/>
          <w:color w:val="000000" w:themeColor="text1"/>
          <w:sz w:val="24"/>
          <w:szCs w:val="24"/>
        </w:rPr>
        <w:t xml:space="preserve"> a constructivist </w:t>
      </w:r>
      <w:r w:rsidR="00E82DFF" w:rsidRPr="00857657">
        <w:rPr>
          <w:rFonts w:asciiTheme="minorHAnsi" w:hAnsiTheme="minorHAnsi" w:cstheme="minorHAnsi"/>
          <w:color w:val="000000" w:themeColor="text1"/>
          <w:sz w:val="24"/>
          <w:szCs w:val="24"/>
        </w:rPr>
        <w:t xml:space="preserve">approach reflects similar developments in the </w:t>
      </w:r>
      <w:bookmarkStart w:id="175" w:name="OLE_LINK7"/>
      <w:bookmarkStart w:id="176" w:name="OLE_LINK8"/>
      <w:r w:rsidR="00E82DFF" w:rsidRPr="0075737B">
        <w:rPr>
          <w:rFonts w:asciiTheme="minorHAnsi" w:hAnsiTheme="minorHAnsi" w:cstheme="minorHAnsi"/>
          <w:i/>
          <w:iCs/>
          <w:color w:val="000000" w:themeColor="text1"/>
          <w:sz w:val="24"/>
          <w:szCs w:val="24"/>
          <w:rPrChange w:id="177" w:author="MAC LIATHAIN, CIAN" w:date="2021-01-31T08:54:00Z">
            <w:rPr>
              <w:rFonts w:asciiTheme="minorHAnsi" w:hAnsiTheme="minorHAnsi" w:cstheme="minorHAnsi"/>
              <w:color w:val="000000" w:themeColor="text1"/>
              <w:sz w:val="24"/>
              <w:szCs w:val="24"/>
            </w:rPr>
          </w:rPrChange>
        </w:rPr>
        <w:t>Project Maths</w:t>
      </w:r>
      <w:bookmarkEnd w:id="175"/>
      <w:bookmarkEnd w:id="176"/>
      <w:r w:rsidR="00E82DFF" w:rsidRPr="00857657">
        <w:rPr>
          <w:rFonts w:asciiTheme="minorHAnsi" w:hAnsiTheme="minorHAnsi" w:cstheme="minorHAnsi"/>
          <w:color w:val="000000" w:themeColor="text1"/>
          <w:sz w:val="24"/>
          <w:szCs w:val="24"/>
        </w:rPr>
        <w:t xml:space="preserve"> and </w:t>
      </w:r>
      <w:r w:rsidR="00E82DFF" w:rsidRPr="0075737B">
        <w:rPr>
          <w:rFonts w:asciiTheme="minorHAnsi" w:hAnsiTheme="minorHAnsi" w:cstheme="minorHAnsi"/>
          <w:i/>
          <w:iCs/>
          <w:color w:val="000000" w:themeColor="text1"/>
          <w:sz w:val="24"/>
          <w:szCs w:val="24"/>
          <w:rPrChange w:id="178" w:author="MAC LIATHAIN, CIAN" w:date="2021-01-31T08:54:00Z">
            <w:rPr>
              <w:rFonts w:asciiTheme="minorHAnsi" w:hAnsiTheme="minorHAnsi" w:cstheme="minorHAnsi"/>
              <w:color w:val="000000" w:themeColor="text1"/>
              <w:sz w:val="24"/>
              <w:szCs w:val="24"/>
            </w:rPr>
          </w:rPrChange>
        </w:rPr>
        <w:t>Junior Cycle</w:t>
      </w:r>
      <w:r w:rsidR="00E82DFF" w:rsidRPr="00857657">
        <w:rPr>
          <w:rFonts w:asciiTheme="minorHAnsi" w:hAnsiTheme="minorHAnsi" w:cstheme="minorHAnsi"/>
          <w:color w:val="000000" w:themeColor="text1"/>
          <w:sz w:val="24"/>
          <w:szCs w:val="24"/>
        </w:rPr>
        <w:t xml:space="preserve"> reforms, and it is hoped that this will result in the embedding of ICT as teachers align with a student-centred approach (DES, 2019)</w:t>
      </w:r>
      <w:r w:rsidR="009C59C4" w:rsidRPr="00857657">
        <w:rPr>
          <w:rFonts w:asciiTheme="minorHAnsi" w:hAnsiTheme="minorHAnsi" w:cstheme="minorHAnsi"/>
          <w:color w:val="000000" w:themeColor="text1"/>
          <w:sz w:val="24"/>
          <w:szCs w:val="24"/>
        </w:rPr>
        <w:t>. Thus, i</w:t>
      </w:r>
      <w:r w:rsidR="00B3618B" w:rsidRPr="00857657">
        <w:rPr>
          <w:rFonts w:asciiTheme="minorHAnsi" w:hAnsiTheme="minorHAnsi" w:cstheme="minorHAnsi"/>
          <w:color w:val="000000" w:themeColor="text1"/>
          <w:sz w:val="24"/>
          <w:szCs w:val="24"/>
        </w:rPr>
        <w:t xml:space="preserve">t has been shown </w:t>
      </w:r>
      <w:r w:rsidR="00A470C9" w:rsidRPr="00857657">
        <w:rPr>
          <w:rFonts w:asciiTheme="minorHAnsi" w:hAnsiTheme="minorHAnsi" w:cstheme="minorHAnsi"/>
          <w:color w:val="000000" w:themeColor="text1"/>
          <w:sz w:val="24"/>
          <w:szCs w:val="24"/>
        </w:rPr>
        <w:t xml:space="preserve">how </w:t>
      </w:r>
      <w:r w:rsidR="00B3618B" w:rsidRPr="00857657">
        <w:rPr>
          <w:rFonts w:asciiTheme="minorHAnsi" w:hAnsiTheme="minorHAnsi" w:cstheme="minorHAnsi"/>
          <w:color w:val="000000" w:themeColor="text1"/>
          <w:sz w:val="24"/>
          <w:szCs w:val="24"/>
        </w:rPr>
        <w:t>educational technology policy in Ireland has developed over time to a stage where it recognises the wider educational context that it finds itself i</w:t>
      </w:r>
      <w:r w:rsidR="00E82DFF" w:rsidRPr="00857657">
        <w:rPr>
          <w:rFonts w:asciiTheme="minorHAnsi" w:hAnsiTheme="minorHAnsi" w:cstheme="minorHAnsi"/>
          <w:color w:val="000000" w:themeColor="text1"/>
          <w:sz w:val="24"/>
          <w:szCs w:val="24"/>
        </w:rPr>
        <w:t>n.</w:t>
      </w:r>
      <w:r w:rsidR="00B3618B" w:rsidRPr="00857657">
        <w:rPr>
          <w:rFonts w:asciiTheme="minorHAnsi" w:hAnsiTheme="minorHAnsi" w:cstheme="minorHAnsi"/>
          <w:color w:val="000000" w:themeColor="text1"/>
          <w:sz w:val="24"/>
          <w:szCs w:val="24"/>
        </w:rPr>
        <w:t xml:space="preserve"> McGarr &amp; Johns</w:t>
      </w:r>
      <w:r w:rsidR="00EF0F9E" w:rsidRPr="00857657">
        <w:rPr>
          <w:rFonts w:asciiTheme="minorHAnsi" w:hAnsiTheme="minorHAnsi" w:cstheme="minorHAnsi"/>
          <w:color w:val="000000" w:themeColor="text1"/>
          <w:sz w:val="24"/>
          <w:szCs w:val="24"/>
        </w:rPr>
        <w:t>t</w:t>
      </w:r>
      <w:r w:rsidR="00B3618B" w:rsidRPr="00857657">
        <w:rPr>
          <w:rFonts w:asciiTheme="minorHAnsi" w:hAnsiTheme="minorHAnsi" w:cstheme="minorHAnsi"/>
          <w:color w:val="000000" w:themeColor="text1"/>
          <w:sz w:val="24"/>
          <w:szCs w:val="24"/>
        </w:rPr>
        <w:t xml:space="preserve">on (2019, p.16) have described this </w:t>
      </w:r>
      <w:r w:rsidR="00E82DFF" w:rsidRPr="00857657">
        <w:rPr>
          <w:rFonts w:asciiTheme="minorHAnsi" w:hAnsiTheme="minorHAnsi" w:cstheme="minorHAnsi"/>
          <w:color w:val="000000" w:themeColor="text1"/>
          <w:sz w:val="24"/>
          <w:szCs w:val="24"/>
        </w:rPr>
        <w:t>evolution of</w:t>
      </w:r>
      <w:r w:rsidR="00B3618B" w:rsidRPr="00857657">
        <w:rPr>
          <w:rFonts w:asciiTheme="minorHAnsi" w:hAnsiTheme="minorHAnsi" w:cstheme="minorHAnsi"/>
          <w:color w:val="000000" w:themeColor="text1"/>
          <w:sz w:val="24"/>
          <w:szCs w:val="24"/>
        </w:rPr>
        <w:t xml:space="preserve"> policy as a sign of “pedagogical maturity”, </w:t>
      </w:r>
      <w:r w:rsidR="00E82DFF" w:rsidRPr="00857657">
        <w:rPr>
          <w:rFonts w:asciiTheme="minorHAnsi" w:hAnsiTheme="minorHAnsi" w:cstheme="minorHAnsi"/>
          <w:color w:val="000000" w:themeColor="text1"/>
          <w:sz w:val="24"/>
          <w:szCs w:val="24"/>
        </w:rPr>
        <w:t xml:space="preserve">explaining that the issue has changed from an isolated problem of technology integration to </w:t>
      </w:r>
      <w:r w:rsidR="00244079" w:rsidRPr="00857657">
        <w:rPr>
          <w:rFonts w:asciiTheme="minorHAnsi" w:hAnsiTheme="minorHAnsi" w:cstheme="minorHAnsi"/>
          <w:color w:val="000000" w:themeColor="text1"/>
          <w:sz w:val="24"/>
          <w:szCs w:val="24"/>
        </w:rPr>
        <w:t xml:space="preserve">a </w:t>
      </w:r>
      <w:r w:rsidR="0077309A" w:rsidRPr="00857657">
        <w:rPr>
          <w:rFonts w:asciiTheme="minorHAnsi" w:hAnsiTheme="minorHAnsi" w:cstheme="minorHAnsi"/>
          <w:color w:val="000000" w:themeColor="text1"/>
          <w:sz w:val="24"/>
          <w:szCs w:val="24"/>
        </w:rPr>
        <w:t>more general issue</w:t>
      </w:r>
      <w:r w:rsidR="00244079" w:rsidRPr="00857657">
        <w:rPr>
          <w:rFonts w:asciiTheme="minorHAnsi" w:hAnsiTheme="minorHAnsi" w:cstheme="minorHAnsi"/>
          <w:color w:val="000000" w:themeColor="text1"/>
          <w:sz w:val="24"/>
          <w:szCs w:val="24"/>
        </w:rPr>
        <w:t xml:space="preserve"> of </w:t>
      </w:r>
      <w:r w:rsidR="00EA15DF" w:rsidRPr="00857657">
        <w:rPr>
          <w:rFonts w:asciiTheme="minorHAnsi" w:hAnsiTheme="minorHAnsi" w:cstheme="minorHAnsi"/>
          <w:color w:val="000000" w:themeColor="text1"/>
          <w:sz w:val="24"/>
          <w:szCs w:val="24"/>
        </w:rPr>
        <w:t xml:space="preserve">using </w:t>
      </w:r>
      <w:r w:rsidR="009E57AF" w:rsidRPr="00857657">
        <w:rPr>
          <w:rFonts w:asciiTheme="minorHAnsi" w:hAnsiTheme="minorHAnsi" w:cstheme="minorHAnsi"/>
          <w:color w:val="000000" w:themeColor="text1"/>
          <w:sz w:val="24"/>
          <w:szCs w:val="24"/>
        </w:rPr>
        <w:t xml:space="preserve">educational technology to </w:t>
      </w:r>
      <w:r w:rsidR="00E82DFF" w:rsidRPr="00857657">
        <w:rPr>
          <w:rFonts w:asciiTheme="minorHAnsi" w:hAnsiTheme="minorHAnsi" w:cstheme="minorHAnsi"/>
          <w:color w:val="000000" w:themeColor="text1"/>
          <w:sz w:val="24"/>
          <w:szCs w:val="24"/>
        </w:rPr>
        <w:t>facilitat</w:t>
      </w:r>
      <w:r w:rsidR="009E57AF" w:rsidRPr="00857657">
        <w:rPr>
          <w:rFonts w:asciiTheme="minorHAnsi" w:hAnsiTheme="minorHAnsi" w:cstheme="minorHAnsi"/>
          <w:color w:val="000000" w:themeColor="text1"/>
          <w:sz w:val="24"/>
          <w:szCs w:val="24"/>
        </w:rPr>
        <w:t>e</w:t>
      </w:r>
      <w:r w:rsidR="00E82DFF" w:rsidRPr="00857657">
        <w:rPr>
          <w:rFonts w:asciiTheme="minorHAnsi" w:hAnsiTheme="minorHAnsi" w:cstheme="minorHAnsi"/>
          <w:color w:val="000000" w:themeColor="text1"/>
          <w:sz w:val="24"/>
          <w:szCs w:val="24"/>
        </w:rPr>
        <w:t xml:space="preserve"> student-centred </w:t>
      </w:r>
      <w:del w:id="179" w:author="MAC LIATHAIN, CIAN" w:date="2021-03-11T15:27:00Z">
        <w:r w:rsidR="00E82DFF" w:rsidRPr="00857657" w:rsidDel="00B921C4">
          <w:rPr>
            <w:rFonts w:asciiTheme="minorHAnsi" w:hAnsiTheme="minorHAnsi" w:cstheme="minorHAnsi"/>
            <w:color w:val="000000" w:themeColor="text1"/>
            <w:sz w:val="24"/>
            <w:szCs w:val="24"/>
          </w:rPr>
          <w:lastRenderedPageBreak/>
          <w:delText xml:space="preserve">teaching </w:delText>
        </w:r>
      </w:del>
      <w:ins w:id="180" w:author="MAC LIATHAIN, CIAN" w:date="2021-03-11T15:27:00Z">
        <w:r w:rsidR="00B921C4">
          <w:rPr>
            <w:rFonts w:asciiTheme="minorHAnsi" w:hAnsiTheme="minorHAnsi" w:cstheme="minorHAnsi"/>
            <w:color w:val="000000" w:themeColor="text1"/>
            <w:sz w:val="24"/>
            <w:szCs w:val="24"/>
          </w:rPr>
          <w:t>learning</w:t>
        </w:r>
        <w:r w:rsidR="00B921C4" w:rsidRPr="00857657">
          <w:rPr>
            <w:rFonts w:asciiTheme="minorHAnsi" w:hAnsiTheme="minorHAnsi" w:cstheme="minorHAnsi"/>
            <w:color w:val="000000" w:themeColor="text1"/>
            <w:sz w:val="24"/>
            <w:szCs w:val="24"/>
          </w:rPr>
          <w:t xml:space="preserve"> </w:t>
        </w:r>
      </w:ins>
      <w:r w:rsidR="00E82DFF" w:rsidRPr="00857657">
        <w:rPr>
          <w:rFonts w:asciiTheme="minorHAnsi" w:hAnsiTheme="minorHAnsi" w:cstheme="minorHAnsi"/>
          <w:color w:val="000000" w:themeColor="text1"/>
          <w:sz w:val="24"/>
          <w:szCs w:val="24"/>
        </w:rPr>
        <w:t>alongside</w:t>
      </w:r>
      <w:r w:rsidR="00A470C9" w:rsidRPr="00857657">
        <w:rPr>
          <w:rFonts w:asciiTheme="minorHAnsi" w:hAnsiTheme="minorHAnsi" w:cstheme="minorHAnsi"/>
          <w:color w:val="000000" w:themeColor="text1"/>
          <w:sz w:val="24"/>
          <w:szCs w:val="24"/>
        </w:rPr>
        <w:t xml:space="preserve"> constructivist</w:t>
      </w:r>
      <w:r w:rsidR="00E82DFF" w:rsidRPr="00857657">
        <w:rPr>
          <w:rFonts w:asciiTheme="minorHAnsi" w:hAnsiTheme="minorHAnsi" w:cstheme="minorHAnsi"/>
          <w:color w:val="000000" w:themeColor="text1"/>
          <w:sz w:val="24"/>
          <w:szCs w:val="24"/>
        </w:rPr>
        <w:t xml:space="preserve"> </w:t>
      </w:r>
      <w:r w:rsidR="004A21B9" w:rsidRPr="00857657">
        <w:rPr>
          <w:rFonts w:asciiTheme="minorHAnsi" w:hAnsiTheme="minorHAnsi" w:cstheme="minorHAnsi"/>
          <w:color w:val="000000" w:themeColor="text1"/>
          <w:sz w:val="24"/>
          <w:szCs w:val="24"/>
        </w:rPr>
        <w:t xml:space="preserve">developments of curricula. </w:t>
      </w:r>
      <w:r w:rsidR="00FB1DBB" w:rsidRPr="00857657">
        <w:rPr>
          <w:rFonts w:asciiTheme="minorHAnsi" w:hAnsiTheme="minorHAnsi" w:cstheme="minorHAnsi"/>
          <w:color w:val="000000" w:themeColor="text1"/>
          <w:sz w:val="24"/>
          <w:szCs w:val="24"/>
        </w:rPr>
        <w:t xml:space="preserve">Policy has developed </w:t>
      </w:r>
      <w:r w:rsidR="00D705F3" w:rsidRPr="00857657">
        <w:rPr>
          <w:rFonts w:asciiTheme="minorHAnsi" w:hAnsiTheme="minorHAnsi" w:cstheme="minorHAnsi"/>
          <w:color w:val="000000" w:themeColor="text1"/>
          <w:sz w:val="24"/>
          <w:szCs w:val="24"/>
        </w:rPr>
        <w:t>to</w:t>
      </w:r>
      <w:r w:rsidR="00FB1DBB" w:rsidRPr="00857657">
        <w:rPr>
          <w:rFonts w:asciiTheme="minorHAnsi" w:hAnsiTheme="minorHAnsi" w:cstheme="minorHAnsi"/>
          <w:color w:val="000000" w:themeColor="text1"/>
          <w:sz w:val="24"/>
          <w:szCs w:val="24"/>
        </w:rPr>
        <w:t xml:space="preserve"> </w:t>
      </w:r>
      <w:r w:rsidR="00617D28" w:rsidRPr="00857657">
        <w:rPr>
          <w:rFonts w:asciiTheme="minorHAnsi" w:hAnsiTheme="minorHAnsi" w:cstheme="minorHAnsi"/>
          <w:color w:val="000000" w:themeColor="text1"/>
          <w:sz w:val="24"/>
          <w:szCs w:val="24"/>
        </w:rPr>
        <w:t>acknowledge that</w:t>
      </w:r>
      <w:r w:rsidR="00AD49B6" w:rsidRPr="00857657">
        <w:rPr>
          <w:rFonts w:asciiTheme="minorHAnsi" w:hAnsiTheme="minorHAnsi" w:cstheme="minorHAnsi"/>
          <w:color w:val="000000" w:themeColor="text1"/>
          <w:sz w:val="24"/>
          <w:szCs w:val="24"/>
        </w:rPr>
        <w:t xml:space="preserve"> </w:t>
      </w:r>
      <w:r w:rsidR="001C045F" w:rsidRPr="00857657">
        <w:rPr>
          <w:rFonts w:asciiTheme="minorHAnsi" w:hAnsiTheme="minorHAnsi" w:cstheme="minorHAnsi"/>
          <w:color w:val="000000" w:themeColor="text1"/>
          <w:sz w:val="24"/>
          <w:szCs w:val="24"/>
        </w:rPr>
        <w:t xml:space="preserve">any changes to teaching and learning brought about by educational technology </w:t>
      </w:r>
      <w:r w:rsidR="009B1141" w:rsidRPr="00857657">
        <w:rPr>
          <w:rFonts w:asciiTheme="minorHAnsi" w:hAnsiTheme="minorHAnsi" w:cstheme="minorHAnsi"/>
          <w:color w:val="000000" w:themeColor="text1"/>
          <w:sz w:val="24"/>
          <w:szCs w:val="24"/>
        </w:rPr>
        <w:t xml:space="preserve">will </w:t>
      </w:r>
      <w:r w:rsidR="001C045F" w:rsidRPr="00857657">
        <w:rPr>
          <w:rFonts w:asciiTheme="minorHAnsi" w:hAnsiTheme="minorHAnsi" w:cstheme="minorHAnsi"/>
          <w:color w:val="000000" w:themeColor="text1"/>
          <w:sz w:val="24"/>
          <w:szCs w:val="24"/>
        </w:rPr>
        <w:t>require</w:t>
      </w:r>
      <w:r w:rsidR="00B51294" w:rsidRPr="00857657">
        <w:rPr>
          <w:rFonts w:asciiTheme="minorHAnsi" w:hAnsiTheme="minorHAnsi" w:cstheme="minorHAnsi"/>
          <w:color w:val="000000" w:themeColor="text1"/>
          <w:sz w:val="24"/>
          <w:szCs w:val="24"/>
        </w:rPr>
        <w:t xml:space="preserve"> “rethinking the role of teachers</w:t>
      </w:r>
      <w:r w:rsidR="00444EC0" w:rsidRPr="00857657">
        <w:rPr>
          <w:rFonts w:asciiTheme="minorHAnsi" w:hAnsiTheme="minorHAnsi" w:cstheme="minorHAnsi"/>
          <w:color w:val="000000" w:themeColor="text1"/>
          <w:sz w:val="24"/>
          <w:szCs w:val="24"/>
        </w:rPr>
        <w:t>”</w:t>
      </w:r>
      <w:r w:rsidR="009B1141" w:rsidRPr="00857657">
        <w:rPr>
          <w:rFonts w:asciiTheme="minorHAnsi" w:hAnsiTheme="minorHAnsi" w:cstheme="minorHAnsi"/>
          <w:color w:val="000000" w:themeColor="text1"/>
          <w:sz w:val="24"/>
          <w:szCs w:val="24"/>
        </w:rPr>
        <w:t xml:space="preserve"> (DES, 2015, p.11), </w:t>
      </w:r>
      <w:r w:rsidR="00E025CD" w:rsidRPr="00857657">
        <w:rPr>
          <w:rFonts w:asciiTheme="minorHAnsi" w:hAnsiTheme="minorHAnsi" w:cstheme="minorHAnsi"/>
          <w:color w:val="000000" w:themeColor="text1"/>
          <w:sz w:val="24"/>
          <w:szCs w:val="24"/>
        </w:rPr>
        <w:t>and therefore the</w:t>
      </w:r>
      <w:r w:rsidR="002A4006" w:rsidRPr="00857657">
        <w:rPr>
          <w:rFonts w:asciiTheme="minorHAnsi" w:hAnsiTheme="minorHAnsi" w:cstheme="minorHAnsi"/>
          <w:color w:val="000000" w:themeColor="text1"/>
          <w:sz w:val="24"/>
          <w:szCs w:val="24"/>
        </w:rPr>
        <w:t xml:space="preserve"> commitment of the </w:t>
      </w:r>
      <w:r w:rsidR="00E025CD" w:rsidRPr="00857657">
        <w:rPr>
          <w:rFonts w:asciiTheme="minorHAnsi" w:hAnsiTheme="minorHAnsi" w:cstheme="minorHAnsi"/>
          <w:color w:val="000000" w:themeColor="text1"/>
          <w:sz w:val="24"/>
          <w:szCs w:val="24"/>
        </w:rPr>
        <w:t xml:space="preserve">social actors </w:t>
      </w:r>
      <w:r w:rsidR="002A4006" w:rsidRPr="00857657">
        <w:rPr>
          <w:rFonts w:asciiTheme="minorHAnsi" w:hAnsiTheme="minorHAnsi" w:cstheme="minorHAnsi"/>
          <w:color w:val="000000" w:themeColor="text1"/>
          <w:sz w:val="24"/>
          <w:szCs w:val="24"/>
        </w:rPr>
        <w:t>invo</w:t>
      </w:r>
      <w:r w:rsidR="00617D28" w:rsidRPr="00857657">
        <w:rPr>
          <w:rFonts w:asciiTheme="minorHAnsi" w:hAnsiTheme="minorHAnsi" w:cstheme="minorHAnsi"/>
          <w:color w:val="000000" w:themeColor="text1"/>
          <w:sz w:val="24"/>
          <w:szCs w:val="24"/>
        </w:rPr>
        <w:t>lv</w:t>
      </w:r>
      <w:r w:rsidR="002A4006" w:rsidRPr="00857657">
        <w:rPr>
          <w:rFonts w:asciiTheme="minorHAnsi" w:hAnsiTheme="minorHAnsi" w:cstheme="minorHAnsi"/>
          <w:color w:val="000000" w:themeColor="text1"/>
          <w:sz w:val="24"/>
          <w:szCs w:val="24"/>
        </w:rPr>
        <w:t xml:space="preserve">ed is critical </w:t>
      </w:r>
      <w:r w:rsidR="00617D28" w:rsidRPr="00857657">
        <w:rPr>
          <w:rFonts w:asciiTheme="minorHAnsi" w:hAnsiTheme="minorHAnsi" w:cstheme="minorHAnsi"/>
          <w:color w:val="000000" w:themeColor="text1"/>
          <w:sz w:val="24"/>
          <w:szCs w:val="24"/>
        </w:rPr>
        <w:t>for</w:t>
      </w:r>
      <w:r w:rsidR="008C45FC" w:rsidRPr="00857657">
        <w:rPr>
          <w:rFonts w:asciiTheme="minorHAnsi" w:hAnsiTheme="minorHAnsi" w:cstheme="minorHAnsi"/>
          <w:color w:val="000000" w:themeColor="text1"/>
          <w:sz w:val="24"/>
          <w:szCs w:val="24"/>
        </w:rPr>
        <w:t xml:space="preserve"> effective implementation of technology</w:t>
      </w:r>
      <w:r w:rsidR="00A557AE" w:rsidRPr="00857657">
        <w:rPr>
          <w:rFonts w:asciiTheme="minorHAnsi" w:hAnsiTheme="minorHAnsi" w:cstheme="minorHAnsi"/>
          <w:color w:val="000000" w:themeColor="text1"/>
          <w:sz w:val="24"/>
          <w:szCs w:val="24"/>
        </w:rPr>
        <w:t xml:space="preserve">. </w:t>
      </w:r>
      <w:r w:rsidR="0022126F" w:rsidRPr="00857657">
        <w:rPr>
          <w:rFonts w:asciiTheme="minorHAnsi" w:hAnsiTheme="minorHAnsi" w:cstheme="minorHAnsi"/>
          <w:color w:val="000000" w:themeColor="text1"/>
          <w:sz w:val="24"/>
          <w:szCs w:val="24"/>
        </w:rPr>
        <w:t>It is important, then, to</w:t>
      </w:r>
      <w:r w:rsidR="00B36645" w:rsidRPr="00857657">
        <w:rPr>
          <w:rFonts w:asciiTheme="minorHAnsi" w:hAnsiTheme="minorHAnsi" w:cstheme="minorHAnsi"/>
          <w:color w:val="000000" w:themeColor="text1"/>
          <w:sz w:val="24"/>
          <w:szCs w:val="24"/>
        </w:rPr>
        <w:t xml:space="preserve"> </w:t>
      </w:r>
      <w:r w:rsidR="00C52636" w:rsidRPr="00857657">
        <w:rPr>
          <w:rFonts w:asciiTheme="minorHAnsi" w:hAnsiTheme="minorHAnsi" w:cstheme="minorHAnsi"/>
          <w:color w:val="000000" w:themeColor="text1"/>
          <w:sz w:val="24"/>
          <w:szCs w:val="24"/>
        </w:rPr>
        <w:t xml:space="preserve">better </w:t>
      </w:r>
      <w:r w:rsidR="00B36645" w:rsidRPr="00857657">
        <w:rPr>
          <w:rFonts w:asciiTheme="minorHAnsi" w:hAnsiTheme="minorHAnsi" w:cstheme="minorHAnsi"/>
          <w:color w:val="000000" w:themeColor="text1"/>
          <w:sz w:val="24"/>
          <w:szCs w:val="24"/>
        </w:rPr>
        <w:t>understand</w:t>
      </w:r>
      <w:r w:rsidR="00CD2FEF" w:rsidRPr="00857657">
        <w:rPr>
          <w:rFonts w:asciiTheme="minorHAnsi" w:hAnsiTheme="minorHAnsi" w:cstheme="minorHAnsi"/>
          <w:color w:val="000000" w:themeColor="text1"/>
          <w:sz w:val="24"/>
          <w:szCs w:val="24"/>
        </w:rPr>
        <w:t xml:space="preserve"> the</w:t>
      </w:r>
      <w:r w:rsidR="00C52636" w:rsidRPr="00857657">
        <w:rPr>
          <w:rFonts w:asciiTheme="minorHAnsi" w:hAnsiTheme="minorHAnsi" w:cstheme="minorHAnsi"/>
          <w:color w:val="000000" w:themeColor="text1"/>
          <w:sz w:val="24"/>
          <w:szCs w:val="24"/>
        </w:rPr>
        <w:t xml:space="preserve"> </w:t>
      </w:r>
      <w:r w:rsidR="00CD2FEF" w:rsidRPr="00857657">
        <w:rPr>
          <w:rFonts w:asciiTheme="minorHAnsi" w:hAnsiTheme="minorHAnsi" w:cstheme="minorHAnsi"/>
          <w:color w:val="000000" w:themeColor="text1"/>
          <w:sz w:val="24"/>
          <w:szCs w:val="24"/>
        </w:rPr>
        <w:t xml:space="preserve">beliefs </w:t>
      </w:r>
      <w:r w:rsidR="00C52636" w:rsidRPr="00857657">
        <w:rPr>
          <w:rFonts w:asciiTheme="minorHAnsi" w:hAnsiTheme="minorHAnsi" w:cstheme="minorHAnsi"/>
          <w:color w:val="000000" w:themeColor="text1"/>
          <w:sz w:val="24"/>
          <w:szCs w:val="24"/>
        </w:rPr>
        <w:t xml:space="preserve">and practices </w:t>
      </w:r>
      <w:r w:rsidR="00CD2FEF" w:rsidRPr="00857657">
        <w:rPr>
          <w:rFonts w:asciiTheme="minorHAnsi" w:hAnsiTheme="minorHAnsi" w:cstheme="minorHAnsi"/>
          <w:color w:val="000000" w:themeColor="text1"/>
          <w:sz w:val="24"/>
          <w:szCs w:val="24"/>
        </w:rPr>
        <w:t>of mathematics</w:t>
      </w:r>
      <w:r w:rsidR="00061673" w:rsidRPr="00857657">
        <w:rPr>
          <w:rFonts w:asciiTheme="minorHAnsi" w:hAnsiTheme="minorHAnsi" w:cstheme="minorHAnsi"/>
          <w:color w:val="000000" w:themeColor="text1"/>
          <w:sz w:val="24"/>
          <w:szCs w:val="24"/>
        </w:rPr>
        <w:t xml:space="preserve"> teachers in Ireland</w:t>
      </w:r>
      <w:r w:rsidR="001C045F" w:rsidRPr="00857657">
        <w:rPr>
          <w:rFonts w:asciiTheme="minorHAnsi" w:hAnsiTheme="minorHAnsi" w:cstheme="minorHAnsi"/>
          <w:color w:val="000000" w:themeColor="text1"/>
          <w:sz w:val="24"/>
          <w:szCs w:val="24"/>
        </w:rPr>
        <w:t xml:space="preserve"> with regards to educational </w:t>
      </w:r>
      <w:r w:rsidR="00613201" w:rsidRPr="00857657">
        <w:rPr>
          <w:rFonts w:asciiTheme="minorHAnsi" w:hAnsiTheme="minorHAnsi" w:cstheme="minorHAnsi"/>
          <w:color w:val="000000" w:themeColor="text1"/>
          <w:sz w:val="24"/>
          <w:szCs w:val="24"/>
        </w:rPr>
        <w:t>technology use</w:t>
      </w:r>
      <w:r w:rsidR="00061673" w:rsidRPr="00857657">
        <w:rPr>
          <w:rFonts w:asciiTheme="minorHAnsi" w:hAnsiTheme="minorHAnsi" w:cstheme="minorHAnsi"/>
          <w:color w:val="000000" w:themeColor="text1"/>
          <w:sz w:val="24"/>
          <w:szCs w:val="24"/>
        </w:rPr>
        <w:t>.</w:t>
      </w:r>
    </w:p>
    <w:p w14:paraId="51D22F7B" w14:textId="77777777" w:rsidR="00391B2C" w:rsidRPr="00A70E6A" w:rsidRDefault="00391B2C" w:rsidP="00857657">
      <w:pPr>
        <w:suppressAutoHyphens w:val="0"/>
        <w:spacing w:line="360" w:lineRule="auto"/>
        <w:rPr>
          <w:rFonts w:asciiTheme="minorHAnsi" w:hAnsiTheme="minorHAnsi" w:cstheme="minorHAnsi"/>
          <w:color w:val="000000" w:themeColor="text1"/>
          <w:sz w:val="24"/>
          <w:szCs w:val="24"/>
        </w:rPr>
      </w:pPr>
    </w:p>
    <w:p w14:paraId="42556724" w14:textId="2EA91804" w:rsidR="00E749CE" w:rsidRPr="00A70E6A" w:rsidRDefault="00C52636" w:rsidP="00857657">
      <w:pPr>
        <w:suppressAutoHyphens w:val="0"/>
        <w:spacing w:line="360" w:lineRule="auto"/>
        <w:rPr>
          <w:rFonts w:asciiTheme="minorHAnsi" w:eastAsia="TimesNewRomanPSMT" w:hAnsiTheme="minorHAnsi" w:cstheme="minorHAnsi"/>
          <w:color w:val="000000" w:themeColor="text1"/>
          <w:sz w:val="24"/>
          <w:szCs w:val="24"/>
        </w:rPr>
      </w:pPr>
      <w:r w:rsidRPr="00A70E6A">
        <w:rPr>
          <w:rFonts w:asciiTheme="minorHAnsi" w:hAnsiTheme="minorHAnsi" w:cstheme="minorHAnsi"/>
          <w:b/>
          <w:bCs/>
          <w:color w:val="000000" w:themeColor="text1"/>
          <w:sz w:val="24"/>
          <w:szCs w:val="24"/>
        </w:rPr>
        <w:t>Education</w:t>
      </w:r>
      <w:ins w:id="181" w:author="MAC LIATHAIN, CIAN" w:date="2021-01-30T11:13:00Z">
        <w:r w:rsidR="00E47D8C">
          <w:rPr>
            <w:rFonts w:asciiTheme="minorHAnsi" w:hAnsiTheme="minorHAnsi" w:cstheme="minorHAnsi"/>
            <w:b/>
            <w:bCs/>
            <w:color w:val="000000" w:themeColor="text1"/>
            <w:sz w:val="24"/>
            <w:szCs w:val="24"/>
          </w:rPr>
          <w:t>al</w:t>
        </w:r>
      </w:ins>
      <w:r w:rsidRPr="00A70E6A">
        <w:rPr>
          <w:rFonts w:asciiTheme="minorHAnsi" w:hAnsiTheme="minorHAnsi" w:cstheme="minorHAnsi"/>
          <w:b/>
          <w:bCs/>
          <w:color w:val="000000" w:themeColor="text1"/>
          <w:sz w:val="24"/>
          <w:szCs w:val="24"/>
        </w:rPr>
        <w:t xml:space="preserve"> Technology in the Mathematics Classroom</w:t>
      </w:r>
    </w:p>
    <w:p w14:paraId="6162ACD6" w14:textId="2F7B58F2" w:rsidR="00E749CE" w:rsidRDefault="00E749CE" w:rsidP="00857657">
      <w:pPr>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Investigations into the use of technology by teachers</w:t>
      </w:r>
      <w:r w:rsidR="00061673" w:rsidRPr="00857657">
        <w:rPr>
          <w:rFonts w:asciiTheme="minorHAnsi" w:hAnsiTheme="minorHAnsi" w:cstheme="minorHAnsi"/>
          <w:color w:val="000000" w:themeColor="text1"/>
          <w:sz w:val="24"/>
          <w:szCs w:val="24"/>
        </w:rPr>
        <w:t xml:space="preserve"> </w:t>
      </w:r>
      <w:r w:rsidRPr="00857657">
        <w:rPr>
          <w:rFonts w:asciiTheme="minorHAnsi" w:hAnsiTheme="minorHAnsi" w:cstheme="minorHAnsi"/>
          <w:color w:val="000000" w:themeColor="text1"/>
          <w:sz w:val="24"/>
          <w:szCs w:val="24"/>
        </w:rPr>
        <w:t xml:space="preserve">often categorise the factors influencing its use into two groups: first-order external factors </w:t>
      </w:r>
      <w:r w:rsidR="00386C7F" w:rsidRPr="00857657">
        <w:rPr>
          <w:rFonts w:asciiTheme="minorHAnsi" w:hAnsiTheme="minorHAnsi" w:cstheme="minorHAnsi"/>
          <w:color w:val="000000" w:themeColor="text1"/>
          <w:sz w:val="24"/>
          <w:szCs w:val="24"/>
        </w:rPr>
        <w:t>of</w:t>
      </w:r>
      <w:r w:rsidRPr="00857657">
        <w:rPr>
          <w:rFonts w:asciiTheme="minorHAnsi" w:hAnsiTheme="minorHAnsi" w:cstheme="minorHAnsi"/>
          <w:color w:val="000000" w:themeColor="text1"/>
          <w:sz w:val="24"/>
          <w:szCs w:val="24"/>
        </w:rPr>
        <w:t xml:space="preserve"> resource availab</w:t>
      </w:r>
      <w:r w:rsidR="00F83355" w:rsidRPr="00857657">
        <w:rPr>
          <w:rFonts w:asciiTheme="minorHAnsi" w:hAnsiTheme="minorHAnsi" w:cstheme="minorHAnsi"/>
          <w:color w:val="000000" w:themeColor="text1"/>
          <w:sz w:val="24"/>
          <w:szCs w:val="24"/>
        </w:rPr>
        <w:t>ility</w:t>
      </w:r>
      <w:r w:rsidRPr="00857657">
        <w:rPr>
          <w:rFonts w:asciiTheme="minorHAnsi" w:hAnsiTheme="minorHAnsi" w:cstheme="minorHAnsi"/>
          <w:color w:val="000000" w:themeColor="text1"/>
          <w:sz w:val="24"/>
          <w:szCs w:val="24"/>
        </w:rPr>
        <w:t xml:space="preserve">, school culture and support, and subject culture and assessment; second-order internal factors </w:t>
      </w:r>
      <w:r w:rsidR="00F83355" w:rsidRPr="00857657">
        <w:rPr>
          <w:rFonts w:asciiTheme="minorHAnsi" w:hAnsiTheme="minorHAnsi" w:cstheme="minorHAnsi"/>
          <w:color w:val="000000" w:themeColor="text1"/>
          <w:sz w:val="24"/>
          <w:szCs w:val="24"/>
        </w:rPr>
        <w:t>of</w:t>
      </w:r>
      <w:r w:rsidRPr="00857657">
        <w:rPr>
          <w:rFonts w:asciiTheme="minorHAnsi" w:hAnsiTheme="minorHAnsi" w:cstheme="minorHAnsi"/>
          <w:color w:val="000000" w:themeColor="text1"/>
          <w:sz w:val="24"/>
          <w:szCs w:val="24"/>
        </w:rPr>
        <w:t xml:space="preserve"> teacher’s knowledge and skills, and teacher’s attitudes and beliefs (Hew &amp; Brush, 200</w:t>
      </w:r>
      <w:r w:rsidR="00EE5890" w:rsidRPr="00857657">
        <w:rPr>
          <w:rFonts w:asciiTheme="minorHAnsi" w:hAnsiTheme="minorHAnsi" w:cstheme="minorHAnsi"/>
          <w:color w:val="000000" w:themeColor="text1"/>
          <w:sz w:val="24"/>
          <w:szCs w:val="24"/>
        </w:rPr>
        <w:t>6</w:t>
      </w:r>
      <w:r w:rsidRPr="00857657">
        <w:rPr>
          <w:rFonts w:asciiTheme="minorHAnsi" w:hAnsiTheme="minorHAnsi" w:cstheme="minorHAnsi"/>
          <w:color w:val="000000" w:themeColor="text1"/>
          <w:sz w:val="24"/>
          <w:szCs w:val="24"/>
        </w:rPr>
        <w:t xml:space="preserve">; Ertmer et al., 2012). Research </w:t>
      </w:r>
      <w:r w:rsidR="00B663EE" w:rsidRPr="00857657">
        <w:rPr>
          <w:rFonts w:asciiTheme="minorHAnsi" w:hAnsiTheme="minorHAnsi" w:cstheme="minorHAnsi"/>
          <w:color w:val="000000" w:themeColor="text1"/>
          <w:sz w:val="24"/>
          <w:szCs w:val="24"/>
        </w:rPr>
        <w:t>on situations wh</w:t>
      </w:r>
      <w:r w:rsidR="004F5D57" w:rsidRPr="00857657">
        <w:rPr>
          <w:rFonts w:asciiTheme="minorHAnsi" w:hAnsiTheme="minorHAnsi" w:cstheme="minorHAnsi"/>
          <w:color w:val="000000" w:themeColor="text1"/>
          <w:sz w:val="24"/>
          <w:szCs w:val="24"/>
        </w:rPr>
        <w:t xml:space="preserve">ere the first-order factors </w:t>
      </w:r>
      <w:r w:rsidR="00123367" w:rsidRPr="00857657">
        <w:rPr>
          <w:rFonts w:asciiTheme="minorHAnsi" w:hAnsiTheme="minorHAnsi" w:cstheme="minorHAnsi"/>
          <w:color w:val="000000" w:themeColor="text1"/>
          <w:sz w:val="24"/>
          <w:szCs w:val="24"/>
        </w:rPr>
        <w:t xml:space="preserve">have been </w:t>
      </w:r>
      <w:r w:rsidR="00A65FC6" w:rsidRPr="00857657">
        <w:rPr>
          <w:rFonts w:asciiTheme="minorHAnsi" w:hAnsiTheme="minorHAnsi" w:cstheme="minorHAnsi"/>
          <w:color w:val="000000" w:themeColor="text1"/>
          <w:sz w:val="24"/>
          <w:szCs w:val="24"/>
        </w:rPr>
        <w:t xml:space="preserve">satisfied </w:t>
      </w:r>
      <w:r w:rsidRPr="00857657">
        <w:rPr>
          <w:rFonts w:asciiTheme="minorHAnsi" w:hAnsiTheme="minorHAnsi" w:cstheme="minorHAnsi"/>
          <w:color w:val="000000" w:themeColor="text1"/>
          <w:sz w:val="24"/>
          <w:szCs w:val="24"/>
        </w:rPr>
        <w:t xml:space="preserve">has shown </w:t>
      </w:r>
      <w:r w:rsidR="00B663EE" w:rsidRPr="00857657">
        <w:rPr>
          <w:rFonts w:asciiTheme="minorHAnsi" w:hAnsiTheme="minorHAnsi" w:cstheme="minorHAnsi"/>
          <w:color w:val="000000" w:themeColor="text1"/>
          <w:sz w:val="24"/>
          <w:szCs w:val="24"/>
        </w:rPr>
        <w:t xml:space="preserve">that </w:t>
      </w:r>
      <w:r w:rsidRPr="00857657">
        <w:rPr>
          <w:rFonts w:asciiTheme="minorHAnsi" w:hAnsiTheme="minorHAnsi" w:cstheme="minorHAnsi"/>
          <w:color w:val="000000" w:themeColor="text1"/>
          <w:sz w:val="24"/>
          <w:szCs w:val="24"/>
        </w:rPr>
        <w:t xml:space="preserve">the second-order internal factors of teacher knowledge and beliefs </w:t>
      </w:r>
      <w:r w:rsidR="00A65FC6" w:rsidRPr="00857657">
        <w:rPr>
          <w:rFonts w:asciiTheme="minorHAnsi" w:hAnsiTheme="minorHAnsi" w:cstheme="minorHAnsi"/>
          <w:color w:val="000000" w:themeColor="text1"/>
          <w:sz w:val="24"/>
          <w:szCs w:val="24"/>
        </w:rPr>
        <w:t xml:space="preserve">are </w:t>
      </w:r>
      <w:r w:rsidRPr="00857657">
        <w:rPr>
          <w:rFonts w:asciiTheme="minorHAnsi" w:hAnsiTheme="minorHAnsi" w:cstheme="minorHAnsi"/>
          <w:color w:val="000000" w:themeColor="text1"/>
          <w:sz w:val="24"/>
          <w:szCs w:val="24"/>
        </w:rPr>
        <w:t xml:space="preserve">the </w:t>
      </w:r>
      <w:r w:rsidR="00A65FC6" w:rsidRPr="00857657">
        <w:rPr>
          <w:rFonts w:asciiTheme="minorHAnsi" w:hAnsiTheme="minorHAnsi" w:cstheme="minorHAnsi"/>
          <w:color w:val="000000" w:themeColor="text1"/>
          <w:sz w:val="24"/>
          <w:szCs w:val="24"/>
        </w:rPr>
        <w:t>biggest determinant</w:t>
      </w:r>
      <w:r w:rsidR="00D73840" w:rsidRPr="00857657">
        <w:rPr>
          <w:rFonts w:asciiTheme="minorHAnsi" w:hAnsiTheme="minorHAnsi" w:cstheme="minorHAnsi"/>
          <w:color w:val="000000" w:themeColor="text1"/>
          <w:sz w:val="24"/>
          <w:szCs w:val="24"/>
        </w:rPr>
        <w:t>s</w:t>
      </w:r>
      <w:r w:rsidRPr="00857657">
        <w:rPr>
          <w:rFonts w:asciiTheme="minorHAnsi" w:hAnsiTheme="minorHAnsi" w:cstheme="minorHAnsi"/>
          <w:color w:val="000000" w:themeColor="text1"/>
          <w:sz w:val="24"/>
          <w:szCs w:val="24"/>
        </w:rPr>
        <w:t xml:space="preserve"> </w:t>
      </w:r>
      <w:r w:rsidR="00D73840" w:rsidRPr="00857657">
        <w:rPr>
          <w:rFonts w:asciiTheme="minorHAnsi" w:hAnsiTheme="minorHAnsi" w:cstheme="minorHAnsi"/>
          <w:color w:val="000000" w:themeColor="text1"/>
          <w:sz w:val="24"/>
          <w:szCs w:val="24"/>
        </w:rPr>
        <w:t xml:space="preserve">of </w:t>
      </w:r>
      <w:r w:rsidRPr="00857657">
        <w:rPr>
          <w:rFonts w:asciiTheme="minorHAnsi" w:hAnsiTheme="minorHAnsi" w:cstheme="minorHAnsi"/>
          <w:color w:val="000000" w:themeColor="text1"/>
          <w:sz w:val="24"/>
          <w:szCs w:val="24"/>
        </w:rPr>
        <w:t>how, and whether, technology is use</w:t>
      </w:r>
      <w:r w:rsidR="0097140D" w:rsidRPr="00857657">
        <w:rPr>
          <w:rFonts w:asciiTheme="minorHAnsi" w:hAnsiTheme="minorHAnsi" w:cstheme="minorHAnsi"/>
          <w:color w:val="000000" w:themeColor="text1"/>
          <w:sz w:val="24"/>
          <w:szCs w:val="24"/>
        </w:rPr>
        <w:t>d</w:t>
      </w:r>
      <w:r w:rsidRPr="00857657">
        <w:rPr>
          <w:rFonts w:asciiTheme="minorHAnsi" w:hAnsiTheme="minorHAnsi" w:cstheme="minorHAnsi"/>
          <w:color w:val="000000" w:themeColor="text1"/>
          <w:sz w:val="24"/>
          <w:szCs w:val="24"/>
        </w:rPr>
        <w:t xml:space="preserve"> in the classroom (Ertmer et al.</w:t>
      </w:r>
      <w:r w:rsidR="00840183" w:rsidRPr="00857657">
        <w:rPr>
          <w:rFonts w:asciiTheme="minorHAnsi" w:hAnsiTheme="minorHAnsi" w:cstheme="minorHAnsi"/>
          <w:color w:val="000000" w:themeColor="text1"/>
          <w:sz w:val="24"/>
          <w:szCs w:val="24"/>
        </w:rPr>
        <w:t>,</w:t>
      </w:r>
      <w:r w:rsidRPr="00857657">
        <w:rPr>
          <w:rFonts w:asciiTheme="minorHAnsi" w:hAnsiTheme="minorHAnsi" w:cstheme="minorHAnsi"/>
          <w:color w:val="000000" w:themeColor="text1"/>
          <w:sz w:val="24"/>
          <w:szCs w:val="24"/>
        </w:rPr>
        <w:t xml:space="preserve"> 2012).</w:t>
      </w:r>
      <w:r w:rsidR="00002760" w:rsidRPr="00857657">
        <w:rPr>
          <w:rFonts w:asciiTheme="minorHAnsi" w:hAnsiTheme="minorHAnsi" w:cstheme="minorHAnsi"/>
          <w:color w:val="000000" w:themeColor="text1"/>
          <w:sz w:val="24"/>
          <w:szCs w:val="24"/>
        </w:rPr>
        <w:t xml:space="preserve"> </w:t>
      </w:r>
      <w:r w:rsidR="005111D6" w:rsidRPr="00857657">
        <w:rPr>
          <w:rFonts w:asciiTheme="minorHAnsi" w:hAnsiTheme="minorHAnsi" w:cstheme="minorHAnsi"/>
          <w:color w:val="000000" w:themeColor="text1"/>
          <w:sz w:val="24"/>
          <w:szCs w:val="24"/>
        </w:rPr>
        <w:t>Consequently</w:t>
      </w:r>
      <w:r w:rsidR="00002760" w:rsidRPr="00857657">
        <w:rPr>
          <w:rFonts w:asciiTheme="minorHAnsi" w:hAnsiTheme="minorHAnsi" w:cstheme="minorHAnsi"/>
          <w:color w:val="000000" w:themeColor="text1"/>
          <w:sz w:val="24"/>
          <w:szCs w:val="24"/>
        </w:rPr>
        <w:t>, Tabach &amp; Slutzky (2017) advise that for research</w:t>
      </w:r>
      <w:r w:rsidR="005E7230" w:rsidRPr="00857657">
        <w:rPr>
          <w:rFonts w:asciiTheme="minorHAnsi" w:hAnsiTheme="minorHAnsi" w:cstheme="minorHAnsi"/>
          <w:color w:val="000000" w:themeColor="text1"/>
          <w:sz w:val="24"/>
          <w:szCs w:val="24"/>
        </w:rPr>
        <w:t>ers</w:t>
      </w:r>
      <w:r w:rsidR="00002760" w:rsidRPr="00857657">
        <w:rPr>
          <w:rFonts w:asciiTheme="minorHAnsi" w:hAnsiTheme="minorHAnsi" w:cstheme="minorHAnsi"/>
          <w:color w:val="000000" w:themeColor="text1"/>
          <w:sz w:val="24"/>
          <w:szCs w:val="24"/>
        </w:rPr>
        <w:t xml:space="preserve"> to identify innovative ways that technology can improve the teaching and learning of mathematics, it is important to </w:t>
      </w:r>
      <w:r w:rsidR="005111D6" w:rsidRPr="00857657">
        <w:rPr>
          <w:rFonts w:asciiTheme="minorHAnsi" w:hAnsiTheme="minorHAnsi" w:cstheme="minorHAnsi"/>
          <w:color w:val="000000" w:themeColor="text1"/>
          <w:sz w:val="24"/>
          <w:szCs w:val="24"/>
        </w:rPr>
        <w:t xml:space="preserve">first </w:t>
      </w:r>
      <w:r w:rsidR="00002760" w:rsidRPr="00857657">
        <w:rPr>
          <w:rFonts w:asciiTheme="minorHAnsi" w:hAnsiTheme="minorHAnsi" w:cstheme="minorHAnsi"/>
          <w:color w:val="000000" w:themeColor="text1"/>
          <w:sz w:val="24"/>
          <w:szCs w:val="24"/>
        </w:rPr>
        <w:t xml:space="preserve">understand the everyday </w:t>
      </w:r>
      <w:r w:rsidR="00F53B7D" w:rsidRPr="00857657">
        <w:rPr>
          <w:rFonts w:asciiTheme="minorHAnsi" w:hAnsiTheme="minorHAnsi" w:cstheme="minorHAnsi"/>
          <w:color w:val="000000" w:themeColor="text1"/>
          <w:sz w:val="24"/>
          <w:szCs w:val="24"/>
        </w:rPr>
        <w:t xml:space="preserve">knowledge, </w:t>
      </w:r>
      <w:r w:rsidR="00002760" w:rsidRPr="00857657">
        <w:rPr>
          <w:rFonts w:asciiTheme="minorHAnsi" w:hAnsiTheme="minorHAnsi" w:cstheme="minorHAnsi"/>
          <w:color w:val="000000" w:themeColor="text1"/>
          <w:sz w:val="24"/>
          <w:szCs w:val="24"/>
        </w:rPr>
        <w:t xml:space="preserve">beliefs and practices of </w:t>
      </w:r>
      <w:r w:rsidR="00B1309F" w:rsidRPr="00857657">
        <w:rPr>
          <w:rFonts w:asciiTheme="minorHAnsi" w:hAnsiTheme="minorHAnsi" w:cstheme="minorHAnsi"/>
          <w:color w:val="000000" w:themeColor="text1"/>
          <w:sz w:val="24"/>
          <w:szCs w:val="24"/>
        </w:rPr>
        <w:t xml:space="preserve">mathematics </w:t>
      </w:r>
      <w:r w:rsidR="00002760" w:rsidRPr="00857657">
        <w:rPr>
          <w:rFonts w:asciiTheme="minorHAnsi" w:hAnsiTheme="minorHAnsi" w:cstheme="minorHAnsi"/>
          <w:color w:val="000000" w:themeColor="text1"/>
          <w:sz w:val="24"/>
          <w:szCs w:val="24"/>
        </w:rPr>
        <w:t>teachers.</w:t>
      </w:r>
    </w:p>
    <w:p w14:paraId="15161ECC" w14:textId="77777777" w:rsidR="00391B2C" w:rsidRPr="00857657" w:rsidRDefault="00391B2C" w:rsidP="00857657">
      <w:pPr>
        <w:spacing w:line="360" w:lineRule="auto"/>
        <w:rPr>
          <w:rFonts w:asciiTheme="minorHAnsi" w:hAnsiTheme="minorHAnsi" w:cstheme="minorHAnsi"/>
          <w:color w:val="000000" w:themeColor="text1"/>
          <w:sz w:val="24"/>
          <w:szCs w:val="24"/>
        </w:rPr>
      </w:pPr>
    </w:p>
    <w:p w14:paraId="6AA9FCCE" w14:textId="5BDCA274" w:rsidR="005351C6" w:rsidRDefault="00E749CE" w:rsidP="00857657">
      <w:pPr>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Mishra &amp; Koehler (2006) have identified three types of knowledge needed for a teacher to effectively embed ICT into their practice: technological, curriculum content, and pedagogical. The </w:t>
      </w:r>
      <w:r w:rsidRPr="0075737B">
        <w:rPr>
          <w:rFonts w:asciiTheme="minorHAnsi" w:hAnsiTheme="minorHAnsi" w:cstheme="minorHAnsi"/>
          <w:i/>
          <w:iCs/>
          <w:color w:val="000000" w:themeColor="text1"/>
          <w:sz w:val="24"/>
          <w:szCs w:val="24"/>
          <w:rPrChange w:id="182" w:author="MAC LIATHAIN, CIAN" w:date="2021-01-31T08:55:00Z">
            <w:rPr>
              <w:rFonts w:asciiTheme="minorHAnsi" w:hAnsiTheme="minorHAnsi" w:cstheme="minorHAnsi"/>
              <w:color w:val="000000" w:themeColor="text1"/>
              <w:sz w:val="24"/>
              <w:szCs w:val="24"/>
            </w:rPr>
          </w:rPrChange>
        </w:rPr>
        <w:t>Technological Pedagogical Content Knowledge Framework</w:t>
      </w:r>
      <w:r w:rsidRPr="00857657">
        <w:rPr>
          <w:rFonts w:asciiTheme="minorHAnsi" w:hAnsiTheme="minorHAnsi" w:cstheme="minorHAnsi"/>
          <w:color w:val="000000" w:themeColor="text1"/>
          <w:sz w:val="24"/>
          <w:szCs w:val="24"/>
        </w:rPr>
        <w:t xml:space="preserve"> (TPACK) recognises the complexity of ICT use in the classroom, outlining how these three types of knowledge and </w:t>
      </w:r>
      <w:r w:rsidR="003A2AD9" w:rsidRPr="00857657">
        <w:rPr>
          <w:rFonts w:asciiTheme="minorHAnsi" w:hAnsiTheme="minorHAnsi" w:cstheme="minorHAnsi"/>
          <w:color w:val="000000" w:themeColor="text1"/>
          <w:sz w:val="24"/>
          <w:szCs w:val="24"/>
        </w:rPr>
        <w:t>their interrelationships</w:t>
      </w:r>
      <w:r w:rsidRPr="00857657">
        <w:rPr>
          <w:rFonts w:asciiTheme="minorHAnsi" w:hAnsiTheme="minorHAnsi" w:cstheme="minorHAnsi"/>
          <w:color w:val="000000" w:themeColor="text1"/>
          <w:sz w:val="24"/>
          <w:szCs w:val="24"/>
        </w:rPr>
        <w:t xml:space="preserve"> are needed for effective teaching using ICT (Mishra &amp; Koehler, 2006; DES, 2015).</w:t>
      </w:r>
      <w:r w:rsidR="00735F0D" w:rsidRPr="00857657">
        <w:rPr>
          <w:rFonts w:asciiTheme="minorHAnsi" w:hAnsiTheme="minorHAnsi" w:cstheme="minorHAnsi"/>
          <w:color w:val="000000" w:themeColor="text1"/>
          <w:sz w:val="24"/>
          <w:szCs w:val="24"/>
        </w:rPr>
        <w:t xml:space="preserve"> Even in situations where teachers possess</w:t>
      </w:r>
      <w:r w:rsidR="00840183" w:rsidRPr="00857657">
        <w:rPr>
          <w:rFonts w:asciiTheme="minorHAnsi" w:hAnsiTheme="minorHAnsi" w:cstheme="minorHAnsi"/>
          <w:color w:val="000000" w:themeColor="text1"/>
          <w:sz w:val="24"/>
          <w:szCs w:val="24"/>
        </w:rPr>
        <w:t xml:space="preserve"> sufficient</w:t>
      </w:r>
      <w:r w:rsidR="00735F0D" w:rsidRPr="00857657">
        <w:rPr>
          <w:rFonts w:asciiTheme="minorHAnsi" w:hAnsiTheme="minorHAnsi" w:cstheme="minorHAnsi"/>
          <w:color w:val="000000" w:themeColor="text1"/>
          <w:sz w:val="24"/>
          <w:szCs w:val="24"/>
        </w:rPr>
        <w:t xml:space="preserve"> technological</w:t>
      </w:r>
      <w:r w:rsidR="00840183" w:rsidRPr="00857657">
        <w:rPr>
          <w:rFonts w:asciiTheme="minorHAnsi" w:hAnsiTheme="minorHAnsi" w:cstheme="minorHAnsi"/>
          <w:color w:val="000000" w:themeColor="text1"/>
          <w:sz w:val="24"/>
          <w:szCs w:val="24"/>
        </w:rPr>
        <w:t xml:space="preserve">, </w:t>
      </w:r>
      <w:r w:rsidR="00FA1484" w:rsidRPr="00857657">
        <w:rPr>
          <w:rFonts w:asciiTheme="minorHAnsi" w:hAnsiTheme="minorHAnsi" w:cstheme="minorHAnsi"/>
          <w:color w:val="000000" w:themeColor="text1"/>
          <w:sz w:val="24"/>
          <w:szCs w:val="24"/>
        </w:rPr>
        <w:t>pedagogical</w:t>
      </w:r>
      <w:r w:rsidR="00840183" w:rsidRPr="00857657">
        <w:rPr>
          <w:rFonts w:asciiTheme="minorHAnsi" w:hAnsiTheme="minorHAnsi" w:cstheme="minorHAnsi"/>
          <w:color w:val="000000" w:themeColor="text1"/>
          <w:sz w:val="24"/>
          <w:szCs w:val="24"/>
        </w:rPr>
        <w:t xml:space="preserve"> and content</w:t>
      </w:r>
      <w:r w:rsidR="00735F0D" w:rsidRPr="00857657">
        <w:rPr>
          <w:rFonts w:asciiTheme="minorHAnsi" w:hAnsiTheme="minorHAnsi" w:cstheme="minorHAnsi"/>
          <w:color w:val="000000" w:themeColor="text1"/>
          <w:sz w:val="24"/>
          <w:szCs w:val="24"/>
        </w:rPr>
        <w:t xml:space="preserve"> knowledge, their beliefs about </w:t>
      </w:r>
      <w:del w:id="183" w:author="MAC LIATHAIN, CIAN" w:date="2021-03-11T16:00:00Z">
        <w:r w:rsidR="00735F0D" w:rsidRPr="00857657" w:rsidDel="00882A0F">
          <w:rPr>
            <w:rFonts w:asciiTheme="minorHAnsi" w:hAnsiTheme="minorHAnsi" w:cstheme="minorHAnsi"/>
            <w:color w:val="000000" w:themeColor="text1"/>
            <w:sz w:val="24"/>
            <w:szCs w:val="24"/>
          </w:rPr>
          <w:delText xml:space="preserve">technology </w:delText>
        </w:r>
      </w:del>
      <w:ins w:id="184" w:author="MAC LIATHAIN, CIAN" w:date="2021-03-11T16:00:00Z">
        <w:r w:rsidR="00882A0F">
          <w:rPr>
            <w:rFonts w:asciiTheme="minorHAnsi" w:hAnsiTheme="minorHAnsi" w:cstheme="minorHAnsi"/>
            <w:color w:val="000000" w:themeColor="text1"/>
            <w:sz w:val="24"/>
            <w:szCs w:val="24"/>
          </w:rPr>
          <w:t>learning</w:t>
        </w:r>
        <w:r w:rsidR="00882A0F" w:rsidRPr="00857657">
          <w:rPr>
            <w:rFonts w:asciiTheme="minorHAnsi" w:hAnsiTheme="minorHAnsi" w:cstheme="minorHAnsi"/>
            <w:color w:val="000000" w:themeColor="text1"/>
            <w:sz w:val="24"/>
            <w:szCs w:val="24"/>
          </w:rPr>
          <w:t xml:space="preserve"> </w:t>
        </w:r>
      </w:ins>
      <w:r w:rsidR="00735F0D" w:rsidRPr="00857657">
        <w:rPr>
          <w:rFonts w:asciiTheme="minorHAnsi" w:hAnsiTheme="minorHAnsi" w:cstheme="minorHAnsi"/>
          <w:color w:val="000000" w:themeColor="text1"/>
          <w:sz w:val="24"/>
          <w:szCs w:val="24"/>
        </w:rPr>
        <w:t xml:space="preserve">and </w:t>
      </w:r>
      <w:del w:id="185" w:author="MAC LIATHAIN, CIAN" w:date="2021-03-11T16:00:00Z">
        <w:r w:rsidR="00735F0D" w:rsidRPr="00857657" w:rsidDel="00882A0F">
          <w:rPr>
            <w:rFonts w:asciiTheme="minorHAnsi" w:hAnsiTheme="minorHAnsi" w:cstheme="minorHAnsi"/>
            <w:color w:val="000000" w:themeColor="text1"/>
            <w:sz w:val="24"/>
            <w:szCs w:val="24"/>
          </w:rPr>
          <w:delText xml:space="preserve">learning </w:delText>
        </w:r>
      </w:del>
      <w:ins w:id="186" w:author="MAC LIATHAIN, CIAN" w:date="2021-03-11T16:00:00Z">
        <w:r w:rsidR="00882A0F">
          <w:rPr>
            <w:rFonts w:asciiTheme="minorHAnsi" w:hAnsiTheme="minorHAnsi" w:cstheme="minorHAnsi"/>
            <w:color w:val="000000" w:themeColor="text1"/>
            <w:sz w:val="24"/>
            <w:szCs w:val="24"/>
          </w:rPr>
          <w:t>technology</w:t>
        </w:r>
        <w:r w:rsidR="00882A0F" w:rsidRPr="00857657">
          <w:rPr>
            <w:rFonts w:asciiTheme="minorHAnsi" w:hAnsiTheme="minorHAnsi" w:cstheme="minorHAnsi"/>
            <w:color w:val="000000" w:themeColor="text1"/>
            <w:sz w:val="24"/>
            <w:szCs w:val="24"/>
          </w:rPr>
          <w:t xml:space="preserve"> </w:t>
        </w:r>
      </w:ins>
      <w:r w:rsidR="00735F0D" w:rsidRPr="00857657">
        <w:rPr>
          <w:rFonts w:asciiTheme="minorHAnsi" w:hAnsiTheme="minorHAnsi" w:cstheme="minorHAnsi"/>
          <w:color w:val="000000" w:themeColor="text1"/>
          <w:sz w:val="24"/>
          <w:szCs w:val="24"/>
        </w:rPr>
        <w:t xml:space="preserve">have been shown to have the strongest influence on the integration of technology </w:t>
      </w:r>
      <w:r w:rsidR="00840183" w:rsidRPr="00857657">
        <w:rPr>
          <w:rFonts w:asciiTheme="minorHAnsi" w:hAnsiTheme="minorHAnsi" w:cstheme="minorHAnsi"/>
          <w:color w:val="000000" w:themeColor="text1"/>
          <w:sz w:val="24"/>
          <w:szCs w:val="24"/>
        </w:rPr>
        <w:t xml:space="preserve">in their classroom </w:t>
      </w:r>
      <w:r w:rsidR="00735F0D" w:rsidRPr="00857657">
        <w:rPr>
          <w:rFonts w:asciiTheme="minorHAnsi" w:hAnsiTheme="minorHAnsi" w:cstheme="minorHAnsi"/>
          <w:color w:val="000000" w:themeColor="text1"/>
          <w:sz w:val="24"/>
          <w:szCs w:val="24"/>
        </w:rPr>
        <w:t>(Palak &amp; Wallis, 2009; Anderson et al.</w:t>
      </w:r>
      <w:ins w:id="187" w:author="MAC LIATHAIN, CIAN" w:date="2021-03-11T15:39:00Z">
        <w:r w:rsidR="00E43582">
          <w:rPr>
            <w:rFonts w:asciiTheme="minorHAnsi" w:hAnsiTheme="minorHAnsi" w:cstheme="minorHAnsi"/>
            <w:color w:val="000000" w:themeColor="text1"/>
            <w:sz w:val="24"/>
            <w:szCs w:val="24"/>
          </w:rPr>
          <w:t>,</w:t>
        </w:r>
      </w:ins>
      <w:r w:rsidR="00735F0D" w:rsidRPr="00857657">
        <w:rPr>
          <w:rFonts w:asciiTheme="minorHAnsi" w:hAnsiTheme="minorHAnsi" w:cstheme="minorHAnsi"/>
          <w:color w:val="000000" w:themeColor="text1"/>
          <w:sz w:val="24"/>
          <w:szCs w:val="24"/>
        </w:rPr>
        <w:t xml:space="preserve"> 2011</w:t>
      </w:r>
      <w:ins w:id="188" w:author="MAC LIATHAIN, CIAN" w:date="2021-03-11T15:38:00Z">
        <w:r w:rsidR="00E43582">
          <w:rPr>
            <w:rFonts w:asciiTheme="minorHAnsi" w:hAnsiTheme="minorHAnsi" w:cstheme="minorHAnsi"/>
            <w:color w:val="000000" w:themeColor="text1"/>
            <w:sz w:val="24"/>
            <w:szCs w:val="24"/>
          </w:rPr>
          <w:t>; Donnelly et al.</w:t>
        </w:r>
      </w:ins>
      <w:ins w:id="189" w:author="MAC LIATHAIN, CIAN" w:date="2021-03-11T15:39:00Z">
        <w:r w:rsidR="00E43582">
          <w:rPr>
            <w:rFonts w:asciiTheme="minorHAnsi" w:hAnsiTheme="minorHAnsi" w:cstheme="minorHAnsi"/>
            <w:color w:val="000000" w:themeColor="text1"/>
            <w:sz w:val="24"/>
            <w:szCs w:val="24"/>
          </w:rPr>
          <w:t>,</w:t>
        </w:r>
      </w:ins>
      <w:ins w:id="190" w:author="MAC LIATHAIN, CIAN" w:date="2021-03-11T15:38:00Z">
        <w:r w:rsidR="00E43582">
          <w:rPr>
            <w:rFonts w:asciiTheme="minorHAnsi" w:hAnsiTheme="minorHAnsi" w:cstheme="minorHAnsi"/>
            <w:color w:val="000000" w:themeColor="text1"/>
            <w:sz w:val="24"/>
            <w:szCs w:val="24"/>
          </w:rPr>
          <w:t xml:space="preserve"> 2011</w:t>
        </w:r>
      </w:ins>
      <w:r w:rsidR="00735F0D" w:rsidRPr="00857657">
        <w:rPr>
          <w:rFonts w:asciiTheme="minorHAnsi" w:hAnsiTheme="minorHAnsi" w:cstheme="minorHAnsi"/>
          <w:color w:val="000000" w:themeColor="text1"/>
          <w:sz w:val="24"/>
          <w:szCs w:val="24"/>
        </w:rPr>
        <w:t>).</w:t>
      </w:r>
      <w:r w:rsidR="005351C6" w:rsidRPr="00857657">
        <w:rPr>
          <w:rFonts w:asciiTheme="minorHAnsi" w:hAnsiTheme="minorHAnsi" w:cstheme="minorHAnsi"/>
          <w:color w:val="000000" w:themeColor="text1"/>
          <w:sz w:val="24"/>
          <w:szCs w:val="24"/>
        </w:rPr>
        <w:t xml:space="preserve"> </w:t>
      </w:r>
    </w:p>
    <w:p w14:paraId="57C02223" w14:textId="77777777" w:rsidR="00391B2C" w:rsidRPr="00857657" w:rsidRDefault="00391B2C" w:rsidP="00857657">
      <w:pPr>
        <w:spacing w:line="360" w:lineRule="auto"/>
        <w:rPr>
          <w:rFonts w:asciiTheme="minorHAnsi" w:hAnsiTheme="minorHAnsi" w:cstheme="minorHAnsi"/>
          <w:color w:val="000000" w:themeColor="text1"/>
          <w:sz w:val="24"/>
          <w:szCs w:val="24"/>
        </w:rPr>
      </w:pPr>
    </w:p>
    <w:p w14:paraId="7B3A915B" w14:textId="3A511096" w:rsidR="00933D57" w:rsidRDefault="00A76035" w:rsidP="00857657">
      <w:pPr>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lastRenderedPageBreak/>
        <w:t>A constructivist framework of learning views the role of the teacher as that of a facilitator of students’ learning, emphasising the students’ autonomy and how they personally construct knowledge based on social interaction, active learning</w:t>
      </w:r>
      <w:ins w:id="191" w:author="MAC LIATHAIN, CIAN" w:date="2021-01-30T11:15:00Z">
        <w:r w:rsidR="00E47D8C">
          <w:rPr>
            <w:rFonts w:asciiTheme="minorHAnsi" w:hAnsiTheme="minorHAnsi" w:cstheme="minorHAnsi"/>
            <w:color w:val="000000" w:themeColor="text1"/>
            <w:sz w:val="24"/>
            <w:szCs w:val="24"/>
          </w:rPr>
          <w:t xml:space="preserve">, and </w:t>
        </w:r>
      </w:ins>
      <w:del w:id="192" w:author="MAC LIATHAIN, CIAN" w:date="2021-01-30T11:15:00Z">
        <w:r w:rsidRPr="00857657" w:rsidDel="00E47D8C">
          <w:rPr>
            <w:rFonts w:asciiTheme="minorHAnsi" w:hAnsiTheme="minorHAnsi" w:cstheme="minorHAnsi"/>
            <w:color w:val="000000" w:themeColor="text1"/>
            <w:sz w:val="24"/>
            <w:szCs w:val="24"/>
          </w:rPr>
          <w:delText xml:space="preserve"> on </w:delText>
        </w:r>
      </w:del>
      <w:r w:rsidRPr="00857657">
        <w:rPr>
          <w:rFonts w:asciiTheme="minorHAnsi" w:hAnsiTheme="minorHAnsi" w:cstheme="minorHAnsi"/>
          <w:color w:val="000000" w:themeColor="text1"/>
          <w:sz w:val="24"/>
          <w:szCs w:val="24"/>
        </w:rPr>
        <w:t xml:space="preserve">their </w:t>
      </w:r>
      <w:del w:id="193" w:author="MAC LIATHAIN, CIAN" w:date="2021-01-30T11:16:00Z">
        <w:r w:rsidRPr="00857657" w:rsidDel="00E47D8C">
          <w:rPr>
            <w:rFonts w:asciiTheme="minorHAnsi" w:hAnsiTheme="minorHAnsi" w:cstheme="minorHAnsi"/>
            <w:color w:val="000000" w:themeColor="text1"/>
            <w:sz w:val="24"/>
            <w:szCs w:val="24"/>
          </w:rPr>
          <w:delText xml:space="preserve">prior </w:delText>
        </w:r>
      </w:del>
      <w:ins w:id="194" w:author="MAC LIATHAIN, CIAN" w:date="2021-01-30T11:16:00Z">
        <w:r w:rsidR="00E47D8C">
          <w:rPr>
            <w:rFonts w:asciiTheme="minorHAnsi" w:hAnsiTheme="minorHAnsi" w:cstheme="minorHAnsi"/>
            <w:color w:val="000000" w:themeColor="text1"/>
            <w:sz w:val="24"/>
            <w:szCs w:val="24"/>
          </w:rPr>
          <w:t>previous</w:t>
        </w:r>
        <w:r w:rsidR="00E47D8C" w:rsidRPr="00857657">
          <w:rPr>
            <w:rFonts w:asciiTheme="minorHAnsi" w:hAnsiTheme="minorHAnsi" w:cstheme="minorHAnsi"/>
            <w:color w:val="000000" w:themeColor="text1"/>
            <w:sz w:val="24"/>
            <w:szCs w:val="24"/>
          </w:rPr>
          <w:t xml:space="preserve"> </w:t>
        </w:r>
      </w:ins>
      <w:r w:rsidRPr="00857657">
        <w:rPr>
          <w:rFonts w:asciiTheme="minorHAnsi" w:hAnsiTheme="minorHAnsi" w:cstheme="minorHAnsi"/>
          <w:color w:val="000000" w:themeColor="text1"/>
          <w:sz w:val="24"/>
          <w:szCs w:val="24"/>
        </w:rPr>
        <w:t>experience (Anderson &amp; Piazza, 1996; OECD, 2009a; Jones et al.</w:t>
      </w:r>
      <w:ins w:id="195" w:author="MAC LIATHAIN, CIAN" w:date="2021-03-11T15:39:00Z">
        <w:r w:rsidR="00E43582">
          <w:rPr>
            <w:rFonts w:asciiTheme="minorHAnsi" w:hAnsiTheme="minorHAnsi" w:cstheme="minorHAnsi"/>
            <w:color w:val="000000" w:themeColor="text1"/>
            <w:sz w:val="24"/>
            <w:szCs w:val="24"/>
          </w:rPr>
          <w:t>,</w:t>
        </w:r>
      </w:ins>
      <w:r w:rsidRPr="00857657">
        <w:rPr>
          <w:rFonts w:asciiTheme="minorHAnsi" w:hAnsiTheme="minorHAnsi" w:cstheme="minorHAnsi"/>
          <w:color w:val="000000" w:themeColor="text1"/>
          <w:sz w:val="24"/>
          <w:szCs w:val="24"/>
        </w:rPr>
        <w:t xml:space="preserve"> 2010). This is often viewed in contrast with the more traditional “direct transmission” view of teaching which sees the teacher in the role of an instructor, transferring fixed knowledge to students through demonstration and providing information directly (OECD, 2014, p. 217). </w:t>
      </w:r>
    </w:p>
    <w:p w14:paraId="4080DD7F" w14:textId="77777777" w:rsidR="00391B2C" w:rsidRPr="00857657" w:rsidRDefault="00391B2C" w:rsidP="00857657">
      <w:pPr>
        <w:spacing w:line="360" w:lineRule="auto"/>
        <w:rPr>
          <w:rFonts w:asciiTheme="minorHAnsi" w:hAnsiTheme="minorHAnsi" w:cstheme="minorHAnsi"/>
          <w:color w:val="000000" w:themeColor="text1"/>
          <w:sz w:val="24"/>
          <w:szCs w:val="24"/>
        </w:rPr>
      </w:pPr>
    </w:p>
    <w:p w14:paraId="71AC93D3" w14:textId="457B1077" w:rsidR="00A76035" w:rsidRDefault="005351C6" w:rsidP="00857657">
      <w:pPr>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Post-primary mathematics teaching in Ireland has recently undergone major reform</w:t>
      </w:r>
      <w:del w:id="196" w:author="MAC LIATHAIN, CIAN" w:date="2021-03-11T15:45:00Z">
        <w:r w:rsidRPr="00857657" w:rsidDel="00E43582">
          <w:rPr>
            <w:rFonts w:asciiTheme="minorHAnsi" w:hAnsiTheme="minorHAnsi" w:cstheme="minorHAnsi"/>
            <w:color w:val="000000" w:themeColor="text1"/>
            <w:sz w:val="24"/>
            <w:szCs w:val="24"/>
          </w:rPr>
          <w:delText>s</w:delText>
        </w:r>
      </w:del>
      <w:r w:rsidRPr="00857657">
        <w:rPr>
          <w:rFonts w:asciiTheme="minorHAnsi" w:hAnsiTheme="minorHAnsi" w:cstheme="minorHAnsi"/>
          <w:color w:val="000000" w:themeColor="text1"/>
          <w:sz w:val="24"/>
          <w:szCs w:val="24"/>
        </w:rPr>
        <w:t xml:space="preserve"> </w:t>
      </w:r>
      <w:ins w:id="197" w:author="MAC LIATHAIN, CIAN" w:date="2021-03-11T16:01:00Z">
        <w:r w:rsidR="00882A0F">
          <w:rPr>
            <w:rFonts w:asciiTheme="minorHAnsi" w:hAnsiTheme="minorHAnsi" w:cstheme="minorHAnsi"/>
            <w:color w:val="000000" w:themeColor="text1"/>
            <w:sz w:val="24"/>
            <w:szCs w:val="24"/>
          </w:rPr>
          <w:t xml:space="preserve">as a result </w:t>
        </w:r>
      </w:ins>
      <w:del w:id="198" w:author="MAC LIATHAIN, CIAN" w:date="2021-03-11T16:01:00Z">
        <w:r w:rsidRPr="00857657" w:rsidDel="00882A0F">
          <w:rPr>
            <w:rFonts w:asciiTheme="minorHAnsi" w:hAnsiTheme="minorHAnsi" w:cstheme="minorHAnsi"/>
            <w:color w:val="000000" w:themeColor="text1"/>
            <w:sz w:val="24"/>
            <w:szCs w:val="24"/>
          </w:rPr>
          <w:delText xml:space="preserve">in the shape </w:delText>
        </w:r>
      </w:del>
      <w:r w:rsidRPr="00857657">
        <w:rPr>
          <w:rFonts w:asciiTheme="minorHAnsi" w:hAnsiTheme="minorHAnsi" w:cstheme="minorHAnsi"/>
          <w:color w:val="000000" w:themeColor="text1"/>
          <w:sz w:val="24"/>
          <w:szCs w:val="24"/>
        </w:rPr>
        <w:t>of Project Maths, an initiative that encourages “</w:t>
      </w:r>
      <w:bookmarkStart w:id="199" w:name="OLE_LINK5"/>
      <w:bookmarkStart w:id="200" w:name="OLE_LINK6"/>
      <w:r w:rsidRPr="00857657">
        <w:rPr>
          <w:rFonts w:asciiTheme="minorHAnsi" w:hAnsiTheme="minorHAnsi" w:cstheme="minorHAnsi"/>
          <w:color w:val="000000" w:themeColor="text1"/>
          <w:sz w:val="24"/>
          <w:szCs w:val="24"/>
        </w:rPr>
        <w:t>an investigative, constructivist approach to teaching and learning</w:t>
      </w:r>
      <w:bookmarkEnd w:id="199"/>
      <w:bookmarkEnd w:id="200"/>
      <w:r w:rsidRPr="00857657">
        <w:rPr>
          <w:rFonts w:asciiTheme="minorHAnsi" w:hAnsiTheme="minorHAnsi" w:cstheme="minorHAnsi"/>
          <w:color w:val="000000" w:themeColor="text1"/>
          <w:sz w:val="24"/>
          <w:szCs w:val="24"/>
        </w:rPr>
        <w:t>” (Cosgrove et al., 2012</w:t>
      </w:r>
      <w:ins w:id="201" w:author="MAC LIATHAIN, CIAN" w:date="2021-03-11T16:05:00Z">
        <w:r w:rsidR="00882A0F">
          <w:rPr>
            <w:rFonts w:asciiTheme="minorHAnsi" w:hAnsiTheme="minorHAnsi" w:cstheme="minorHAnsi"/>
            <w:color w:val="000000" w:themeColor="text1"/>
            <w:sz w:val="24"/>
            <w:szCs w:val="24"/>
          </w:rPr>
          <w:t>, p.2</w:t>
        </w:r>
      </w:ins>
      <w:r w:rsidRPr="00857657">
        <w:rPr>
          <w:rFonts w:asciiTheme="minorHAnsi" w:hAnsiTheme="minorHAnsi" w:cstheme="minorHAnsi"/>
          <w:color w:val="000000" w:themeColor="text1"/>
          <w:sz w:val="24"/>
          <w:szCs w:val="24"/>
        </w:rPr>
        <w:t>). Internationally, there is a similar trend toward constructivist beliefs, with most educational systems embracing constructivist ideals (OECD, 2012; Cerqua et al.</w:t>
      </w:r>
      <w:ins w:id="202" w:author="MAC LIATHAIN, CIAN" w:date="2021-03-11T15:39:00Z">
        <w:r w:rsidR="00E43582">
          <w:rPr>
            <w:rFonts w:asciiTheme="minorHAnsi" w:hAnsiTheme="minorHAnsi" w:cstheme="minorHAnsi"/>
            <w:color w:val="000000" w:themeColor="text1"/>
            <w:sz w:val="24"/>
            <w:szCs w:val="24"/>
          </w:rPr>
          <w:t>,</w:t>
        </w:r>
      </w:ins>
      <w:r w:rsidRPr="00857657">
        <w:rPr>
          <w:rFonts w:asciiTheme="minorHAnsi" w:hAnsiTheme="minorHAnsi" w:cstheme="minorHAnsi"/>
          <w:color w:val="000000" w:themeColor="text1"/>
          <w:sz w:val="24"/>
          <w:szCs w:val="24"/>
        </w:rPr>
        <w:t xml:space="preserve"> 2017). </w:t>
      </w:r>
      <w:r w:rsidR="0048067D" w:rsidRPr="00857657">
        <w:rPr>
          <w:rFonts w:asciiTheme="minorHAnsi" w:hAnsiTheme="minorHAnsi" w:cstheme="minorHAnsi"/>
          <w:color w:val="000000" w:themeColor="text1"/>
          <w:sz w:val="24"/>
          <w:szCs w:val="24"/>
        </w:rPr>
        <w:t>An international survey of post-primary teachers has shown that</w:t>
      </w:r>
      <w:ins w:id="203" w:author="MAC LIATHAIN, CIAN" w:date="2021-03-11T16:06:00Z">
        <w:r w:rsidR="00882A0F">
          <w:rPr>
            <w:rFonts w:asciiTheme="minorHAnsi" w:hAnsiTheme="minorHAnsi" w:cstheme="minorHAnsi"/>
            <w:color w:val="000000" w:themeColor="text1"/>
            <w:sz w:val="24"/>
            <w:szCs w:val="24"/>
          </w:rPr>
          <w:t>,</w:t>
        </w:r>
      </w:ins>
      <w:r w:rsidR="0048067D" w:rsidRPr="00857657">
        <w:rPr>
          <w:rFonts w:asciiTheme="minorHAnsi" w:hAnsiTheme="minorHAnsi" w:cstheme="minorHAnsi"/>
          <w:color w:val="000000" w:themeColor="text1"/>
          <w:sz w:val="24"/>
          <w:szCs w:val="24"/>
        </w:rPr>
        <w:t xml:space="preserve"> while Irish teachers endorse constructivist beliefs more strongly than direct transmission, they support constructivist beliefs relatively less-so and support traditional direct transmission beliefs relatively more-so than their international peers (Gilleece et al., 2009; OECD, 2009a). Putten et al. (2014) warn that the relationship between beliefs and practice is complex, recognising a significant disparity between some mathematics teachers’ beliefs and actions. In practice, Irish mathematics teachers are seen to teach more often with traditional structural practices than</w:t>
      </w:r>
      <w:ins w:id="204" w:author="MAC LIATHAIN, CIAN" w:date="2021-03-11T15:48:00Z">
        <w:r w:rsidR="00F8274F">
          <w:rPr>
            <w:rFonts w:asciiTheme="minorHAnsi" w:hAnsiTheme="minorHAnsi" w:cstheme="minorHAnsi"/>
            <w:color w:val="000000" w:themeColor="text1"/>
            <w:sz w:val="24"/>
            <w:szCs w:val="24"/>
          </w:rPr>
          <w:t xml:space="preserve"> with</w:t>
        </w:r>
      </w:ins>
      <w:r w:rsidR="0048067D" w:rsidRPr="00857657">
        <w:rPr>
          <w:rFonts w:asciiTheme="minorHAnsi" w:hAnsiTheme="minorHAnsi" w:cstheme="minorHAnsi"/>
          <w:color w:val="000000" w:themeColor="text1"/>
          <w:sz w:val="24"/>
          <w:szCs w:val="24"/>
        </w:rPr>
        <w:t xml:space="preserve"> student-centred approaches, though </w:t>
      </w:r>
      <w:r w:rsidR="000F0B9C" w:rsidRPr="00857657">
        <w:rPr>
          <w:rFonts w:asciiTheme="minorHAnsi" w:hAnsiTheme="minorHAnsi" w:cstheme="minorHAnsi"/>
          <w:color w:val="000000" w:themeColor="text1"/>
          <w:sz w:val="24"/>
          <w:szCs w:val="24"/>
        </w:rPr>
        <w:t xml:space="preserve">the extent </w:t>
      </w:r>
      <w:ins w:id="205" w:author="MAC LIATHAIN, CIAN" w:date="2021-03-11T15:51:00Z">
        <w:r w:rsidR="00F8274F">
          <w:rPr>
            <w:rFonts w:asciiTheme="minorHAnsi" w:hAnsiTheme="minorHAnsi" w:cstheme="minorHAnsi"/>
            <w:color w:val="000000" w:themeColor="text1"/>
            <w:sz w:val="24"/>
            <w:szCs w:val="24"/>
          </w:rPr>
          <w:t>t</w:t>
        </w:r>
      </w:ins>
      <w:ins w:id="206" w:author="MAC LIATHAIN, CIAN" w:date="2021-03-11T15:52:00Z">
        <w:r w:rsidR="00F8274F">
          <w:rPr>
            <w:rFonts w:asciiTheme="minorHAnsi" w:hAnsiTheme="minorHAnsi" w:cstheme="minorHAnsi"/>
            <w:color w:val="000000" w:themeColor="text1"/>
            <w:sz w:val="24"/>
            <w:szCs w:val="24"/>
          </w:rPr>
          <w:t xml:space="preserve">o which </w:t>
        </w:r>
      </w:ins>
      <w:del w:id="207" w:author="MAC LIATHAIN, CIAN" w:date="2021-03-11T15:50:00Z">
        <w:r w:rsidR="000F0B9C" w:rsidRPr="00857657" w:rsidDel="00F8274F">
          <w:rPr>
            <w:rFonts w:asciiTheme="minorHAnsi" w:hAnsiTheme="minorHAnsi" w:cstheme="minorHAnsi"/>
            <w:color w:val="000000" w:themeColor="text1"/>
            <w:sz w:val="24"/>
            <w:szCs w:val="24"/>
          </w:rPr>
          <w:delText xml:space="preserve">of </w:delText>
        </w:r>
      </w:del>
      <w:ins w:id="208" w:author="MAC LIATHAIN, CIAN" w:date="2021-03-11T15:49:00Z">
        <w:r w:rsidR="00F8274F">
          <w:rPr>
            <w:rFonts w:asciiTheme="minorHAnsi" w:hAnsiTheme="minorHAnsi" w:cstheme="minorHAnsi"/>
            <w:color w:val="000000" w:themeColor="text1"/>
            <w:sz w:val="24"/>
            <w:szCs w:val="24"/>
          </w:rPr>
          <w:t>traditional practices are favoured</w:t>
        </w:r>
      </w:ins>
      <w:ins w:id="209" w:author="MAC LIATHAIN, CIAN" w:date="2021-03-11T15:52:00Z">
        <w:r w:rsidR="00F8274F">
          <w:rPr>
            <w:rFonts w:asciiTheme="minorHAnsi" w:hAnsiTheme="minorHAnsi" w:cstheme="minorHAnsi"/>
            <w:color w:val="000000" w:themeColor="text1"/>
            <w:sz w:val="24"/>
            <w:szCs w:val="24"/>
          </w:rPr>
          <w:t xml:space="preserve"> </w:t>
        </w:r>
      </w:ins>
      <w:del w:id="210" w:author="MAC LIATHAIN, CIAN" w:date="2021-03-11T15:49:00Z">
        <w:r w:rsidR="000F0B9C" w:rsidRPr="00857657" w:rsidDel="00F8274F">
          <w:rPr>
            <w:rFonts w:asciiTheme="minorHAnsi" w:hAnsiTheme="minorHAnsi" w:cstheme="minorHAnsi"/>
            <w:color w:val="000000" w:themeColor="text1"/>
            <w:sz w:val="24"/>
            <w:szCs w:val="24"/>
          </w:rPr>
          <w:delText>which</w:delText>
        </w:r>
        <w:r w:rsidR="0048067D" w:rsidRPr="00857657" w:rsidDel="00F8274F">
          <w:rPr>
            <w:rFonts w:asciiTheme="minorHAnsi" w:hAnsiTheme="minorHAnsi" w:cstheme="minorHAnsi"/>
            <w:color w:val="000000" w:themeColor="text1"/>
            <w:sz w:val="24"/>
            <w:szCs w:val="24"/>
          </w:rPr>
          <w:delText xml:space="preserve"> </w:delText>
        </w:r>
      </w:del>
      <w:r w:rsidR="0048067D" w:rsidRPr="00857657">
        <w:rPr>
          <w:rFonts w:asciiTheme="minorHAnsi" w:hAnsiTheme="minorHAnsi" w:cstheme="minorHAnsi"/>
          <w:color w:val="000000" w:themeColor="text1"/>
          <w:sz w:val="24"/>
          <w:szCs w:val="24"/>
        </w:rPr>
        <w:t xml:space="preserve">has </w:t>
      </w:r>
      <w:del w:id="211" w:author="MAC LIATHAIN, CIAN" w:date="2021-03-11T15:52:00Z">
        <w:r w:rsidR="0048067D" w:rsidRPr="00857657" w:rsidDel="00F8274F">
          <w:rPr>
            <w:rFonts w:asciiTheme="minorHAnsi" w:hAnsiTheme="minorHAnsi" w:cstheme="minorHAnsi"/>
            <w:color w:val="000000" w:themeColor="text1"/>
            <w:sz w:val="24"/>
            <w:szCs w:val="24"/>
          </w:rPr>
          <w:delText xml:space="preserve">improved </w:delText>
        </w:r>
      </w:del>
      <w:ins w:id="212" w:author="MAC LIATHAIN, CIAN" w:date="2021-03-11T15:52:00Z">
        <w:r w:rsidR="00F8274F">
          <w:rPr>
            <w:rFonts w:asciiTheme="minorHAnsi" w:hAnsiTheme="minorHAnsi" w:cstheme="minorHAnsi"/>
            <w:color w:val="000000" w:themeColor="text1"/>
            <w:sz w:val="24"/>
            <w:szCs w:val="24"/>
          </w:rPr>
          <w:t>lessened</w:t>
        </w:r>
        <w:r w:rsidR="00F8274F" w:rsidRPr="00857657">
          <w:rPr>
            <w:rFonts w:asciiTheme="minorHAnsi" w:hAnsiTheme="minorHAnsi" w:cstheme="minorHAnsi"/>
            <w:color w:val="000000" w:themeColor="text1"/>
            <w:sz w:val="24"/>
            <w:szCs w:val="24"/>
          </w:rPr>
          <w:t xml:space="preserve"> </w:t>
        </w:r>
      </w:ins>
      <w:r w:rsidR="0048067D" w:rsidRPr="00857657">
        <w:rPr>
          <w:rFonts w:asciiTheme="minorHAnsi" w:hAnsiTheme="minorHAnsi" w:cstheme="minorHAnsi"/>
          <w:color w:val="000000" w:themeColor="text1"/>
          <w:sz w:val="24"/>
          <w:szCs w:val="24"/>
        </w:rPr>
        <w:t xml:space="preserve">since the introduction of </w:t>
      </w:r>
      <w:del w:id="213" w:author="MAC LIATHAIN, CIAN" w:date="2021-01-30T11:18:00Z">
        <w:r w:rsidR="0048067D" w:rsidRPr="0075737B" w:rsidDel="00E47D8C">
          <w:rPr>
            <w:rFonts w:asciiTheme="minorHAnsi" w:hAnsiTheme="minorHAnsi" w:cstheme="minorHAnsi"/>
            <w:i/>
            <w:iCs/>
            <w:color w:val="000000" w:themeColor="text1"/>
            <w:sz w:val="24"/>
            <w:szCs w:val="24"/>
            <w:rPrChange w:id="214" w:author="MAC LIATHAIN, CIAN" w:date="2021-01-31T08:56:00Z">
              <w:rPr>
                <w:rFonts w:asciiTheme="minorHAnsi" w:hAnsiTheme="minorHAnsi" w:cstheme="minorHAnsi"/>
                <w:color w:val="000000" w:themeColor="text1"/>
                <w:sz w:val="24"/>
                <w:szCs w:val="24"/>
              </w:rPr>
            </w:rPrChange>
          </w:rPr>
          <w:delText>the Project Maths syllabi</w:delText>
        </w:r>
      </w:del>
      <w:ins w:id="215" w:author="MAC LIATHAIN, CIAN" w:date="2021-01-30T11:18:00Z">
        <w:r w:rsidR="00E47D8C" w:rsidRPr="0075737B">
          <w:rPr>
            <w:rFonts w:asciiTheme="minorHAnsi" w:hAnsiTheme="minorHAnsi" w:cstheme="minorHAnsi"/>
            <w:i/>
            <w:iCs/>
            <w:color w:val="000000" w:themeColor="text1"/>
            <w:sz w:val="24"/>
            <w:szCs w:val="24"/>
            <w:rPrChange w:id="216" w:author="MAC LIATHAIN, CIAN" w:date="2021-01-31T08:56:00Z">
              <w:rPr>
                <w:rFonts w:asciiTheme="minorHAnsi" w:hAnsiTheme="minorHAnsi" w:cstheme="minorHAnsi"/>
                <w:color w:val="000000" w:themeColor="text1"/>
                <w:sz w:val="24"/>
                <w:szCs w:val="24"/>
              </w:rPr>
            </w:rPrChange>
          </w:rPr>
          <w:t>Project Maths</w:t>
        </w:r>
      </w:ins>
      <w:r w:rsidR="0048067D" w:rsidRPr="00857657">
        <w:rPr>
          <w:rFonts w:asciiTheme="minorHAnsi" w:hAnsiTheme="minorHAnsi" w:cstheme="minorHAnsi"/>
          <w:color w:val="000000" w:themeColor="text1"/>
          <w:sz w:val="24"/>
          <w:szCs w:val="24"/>
        </w:rPr>
        <w:t xml:space="preserve"> (OECD, 2009a; Shiel &amp; Kelleher, 2017). </w:t>
      </w:r>
      <w:r w:rsidR="000F0B9C" w:rsidRPr="00857657">
        <w:rPr>
          <w:rFonts w:asciiTheme="minorHAnsi" w:hAnsiTheme="minorHAnsi" w:cstheme="minorHAnsi"/>
          <w:color w:val="000000" w:themeColor="text1"/>
          <w:sz w:val="24"/>
          <w:szCs w:val="24"/>
        </w:rPr>
        <w:t>For reasons of lesson structure and classroom management, s</w:t>
      </w:r>
      <w:r w:rsidR="0048067D" w:rsidRPr="00857657">
        <w:rPr>
          <w:rFonts w:asciiTheme="minorHAnsi" w:hAnsiTheme="minorHAnsi" w:cstheme="minorHAnsi"/>
          <w:color w:val="000000" w:themeColor="text1"/>
          <w:sz w:val="24"/>
          <w:szCs w:val="24"/>
        </w:rPr>
        <w:t xml:space="preserve">ome evidence suggests that a </w:t>
      </w:r>
      <w:del w:id="217" w:author="MAC LIATHAIN, CIAN" w:date="2021-03-11T15:52:00Z">
        <w:r w:rsidR="0048067D" w:rsidRPr="00857657" w:rsidDel="00F8274F">
          <w:rPr>
            <w:rFonts w:asciiTheme="minorHAnsi" w:hAnsiTheme="minorHAnsi" w:cstheme="minorHAnsi"/>
            <w:color w:val="000000" w:themeColor="text1"/>
            <w:sz w:val="24"/>
            <w:szCs w:val="24"/>
          </w:rPr>
          <w:delText xml:space="preserve">mix </w:delText>
        </w:r>
      </w:del>
      <w:ins w:id="218" w:author="MAC LIATHAIN, CIAN" w:date="2021-03-11T15:52:00Z">
        <w:r w:rsidR="00F8274F">
          <w:rPr>
            <w:rFonts w:asciiTheme="minorHAnsi" w:hAnsiTheme="minorHAnsi" w:cstheme="minorHAnsi"/>
            <w:color w:val="000000" w:themeColor="text1"/>
            <w:sz w:val="24"/>
            <w:szCs w:val="24"/>
          </w:rPr>
          <w:t>combination</w:t>
        </w:r>
        <w:r w:rsidR="00F8274F" w:rsidRPr="00857657">
          <w:rPr>
            <w:rFonts w:asciiTheme="minorHAnsi" w:hAnsiTheme="minorHAnsi" w:cstheme="minorHAnsi"/>
            <w:color w:val="000000" w:themeColor="text1"/>
            <w:sz w:val="24"/>
            <w:szCs w:val="24"/>
          </w:rPr>
          <w:t xml:space="preserve"> </w:t>
        </w:r>
      </w:ins>
      <w:r w:rsidR="000F0B9C" w:rsidRPr="00857657">
        <w:rPr>
          <w:rFonts w:asciiTheme="minorHAnsi" w:hAnsiTheme="minorHAnsi" w:cstheme="minorHAnsi"/>
          <w:color w:val="000000" w:themeColor="text1"/>
          <w:sz w:val="24"/>
          <w:szCs w:val="24"/>
        </w:rPr>
        <w:t>of</w:t>
      </w:r>
      <w:r w:rsidR="0048067D" w:rsidRPr="00857657">
        <w:rPr>
          <w:rFonts w:asciiTheme="minorHAnsi" w:hAnsiTheme="minorHAnsi" w:cstheme="minorHAnsi"/>
          <w:color w:val="000000" w:themeColor="text1"/>
          <w:sz w:val="24"/>
          <w:szCs w:val="24"/>
        </w:rPr>
        <w:t xml:space="preserve"> traditionally structured practices</w:t>
      </w:r>
      <w:r w:rsidR="000F0B9C" w:rsidRPr="00857657">
        <w:rPr>
          <w:rFonts w:asciiTheme="minorHAnsi" w:hAnsiTheme="minorHAnsi" w:cstheme="minorHAnsi"/>
          <w:color w:val="000000" w:themeColor="text1"/>
          <w:sz w:val="24"/>
          <w:szCs w:val="24"/>
        </w:rPr>
        <w:t xml:space="preserve"> and constructivist approaches</w:t>
      </w:r>
      <w:r w:rsidR="0048067D" w:rsidRPr="00857657">
        <w:rPr>
          <w:rFonts w:asciiTheme="minorHAnsi" w:hAnsiTheme="minorHAnsi" w:cstheme="minorHAnsi"/>
          <w:color w:val="000000" w:themeColor="text1"/>
          <w:sz w:val="24"/>
          <w:szCs w:val="24"/>
        </w:rPr>
        <w:t xml:space="preserve"> may result in the most student learning</w:t>
      </w:r>
      <w:r w:rsidR="002B178D" w:rsidRPr="00857657">
        <w:rPr>
          <w:rFonts w:asciiTheme="minorHAnsi" w:hAnsiTheme="minorHAnsi" w:cstheme="minorHAnsi"/>
          <w:color w:val="000000" w:themeColor="text1"/>
          <w:sz w:val="24"/>
          <w:szCs w:val="24"/>
        </w:rPr>
        <w:t xml:space="preserve">, but classrooms are </w:t>
      </w:r>
      <w:ins w:id="219" w:author="MAC LIATHAIN, CIAN" w:date="2021-03-11T15:53:00Z">
        <w:r w:rsidR="00F8274F">
          <w:rPr>
            <w:rFonts w:asciiTheme="minorHAnsi" w:hAnsiTheme="minorHAnsi" w:cstheme="minorHAnsi"/>
            <w:color w:val="000000" w:themeColor="text1"/>
            <w:sz w:val="24"/>
            <w:szCs w:val="24"/>
          </w:rPr>
          <w:t xml:space="preserve">still </w:t>
        </w:r>
      </w:ins>
      <w:r w:rsidR="002B178D" w:rsidRPr="00857657">
        <w:rPr>
          <w:rFonts w:asciiTheme="minorHAnsi" w:hAnsiTheme="minorHAnsi" w:cstheme="minorHAnsi"/>
          <w:color w:val="000000" w:themeColor="text1"/>
          <w:sz w:val="24"/>
          <w:szCs w:val="24"/>
        </w:rPr>
        <w:t xml:space="preserve">often dominated by the </w:t>
      </w:r>
      <w:r w:rsidR="00A546C7" w:rsidRPr="00857657">
        <w:rPr>
          <w:rFonts w:asciiTheme="minorHAnsi" w:hAnsiTheme="minorHAnsi" w:cstheme="minorHAnsi"/>
          <w:color w:val="000000" w:themeColor="text1"/>
          <w:sz w:val="24"/>
          <w:szCs w:val="24"/>
        </w:rPr>
        <w:t>former</w:t>
      </w:r>
      <w:r w:rsidR="0048067D" w:rsidRPr="00857657">
        <w:rPr>
          <w:rFonts w:asciiTheme="minorHAnsi" w:hAnsiTheme="minorHAnsi" w:cstheme="minorHAnsi"/>
          <w:color w:val="000000" w:themeColor="text1"/>
          <w:sz w:val="24"/>
          <w:szCs w:val="24"/>
        </w:rPr>
        <w:t xml:space="preserve"> (OECD, 2009b; </w:t>
      </w:r>
      <w:r w:rsidR="000F0B9C" w:rsidRPr="00857657">
        <w:rPr>
          <w:rFonts w:asciiTheme="minorHAnsi" w:hAnsiTheme="minorHAnsi" w:cstheme="minorHAnsi"/>
          <w:color w:val="000000" w:themeColor="text1"/>
          <w:sz w:val="24"/>
          <w:szCs w:val="24"/>
        </w:rPr>
        <w:t xml:space="preserve">Cerqua et al., 2017; </w:t>
      </w:r>
      <w:r w:rsidR="0048067D" w:rsidRPr="00857657">
        <w:rPr>
          <w:rFonts w:asciiTheme="minorHAnsi" w:hAnsiTheme="minorHAnsi" w:cstheme="minorHAnsi"/>
          <w:color w:val="000000" w:themeColor="text1"/>
          <w:sz w:val="24"/>
          <w:szCs w:val="24"/>
        </w:rPr>
        <w:t xml:space="preserve">Sorensen &amp; Robertson, 2017). </w:t>
      </w:r>
    </w:p>
    <w:p w14:paraId="5A55EF0B" w14:textId="77777777" w:rsidR="00391B2C" w:rsidRPr="00857657" w:rsidRDefault="00391B2C" w:rsidP="00857657">
      <w:pPr>
        <w:spacing w:line="360" w:lineRule="auto"/>
        <w:rPr>
          <w:rFonts w:asciiTheme="minorHAnsi" w:hAnsiTheme="minorHAnsi" w:cstheme="minorHAnsi"/>
          <w:color w:val="000000" w:themeColor="text1"/>
          <w:sz w:val="24"/>
          <w:szCs w:val="24"/>
        </w:rPr>
      </w:pPr>
    </w:p>
    <w:p w14:paraId="7C3DC319" w14:textId="5A5DFB19" w:rsidR="00786523" w:rsidRDefault="0048067D" w:rsidP="00857657">
      <w:pPr>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Teachers </w:t>
      </w:r>
      <w:r w:rsidR="002B178D" w:rsidRPr="00857657">
        <w:rPr>
          <w:rFonts w:asciiTheme="minorHAnsi" w:hAnsiTheme="minorHAnsi" w:cstheme="minorHAnsi"/>
          <w:color w:val="000000" w:themeColor="text1"/>
          <w:sz w:val="24"/>
          <w:szCs w:val="24"/>
        </w:rPr>
        <w:t>tend</w:t>
      </w:r>
      <w:r w:rsidR="000F0B9C" w:rsidRPr="00857657">
        <w:rPr>
          <w:rFonts w:asciiTheme="minorHAnsi" w:hAnsiTheme="minorHAnsi" w:cstheme="minorHAnsi"/>
          <w:color w:val="000000" w:themeColor="text1"/>
          <w:sz w:val="24"/>
          <w:szCs w:val="24"/>
        </w:rPr>
        <w:t xml:space="preserve"> to</w:t>
      </w:r>
      <w:r w:rsidR="002B178D" w:rsidRPr="00857657">
        <w:rPr>
          <w:rFonts w:asciiTheme="minorHAnsi" w:hAnsiTheme="minorHAnsi" w:cstheme="minorHAnsi"/>
          <w:color w:val="000000" w:themeColor="text1"/>
          <w:sz w:val="24"/>
          <w:szCs w:val="24"/>
        </w:rPr>
        <w:t xml:space="preserve"> i</w:t>
      </w:r>
      <w:r w:rsidRPr="00857657">
        <w:rPr>
          <w:rFonts w:asciiTheme="minorHAnsi" w:hAnsiTheme="minorHAnsi" w:cstheme="minorHAnsi"/>
          <w:color w:val="000000" w:themeColor="text1"/>
          <w:sz w:val="24"/>
          <w:szCs w:val="24"/>
        </w:rPr>
        <w:t xml:space="preserve">ntegrate technology in line with their pedagogical orientation (Ertmer et al., 2012). </w:t>
      </w:r>
      <w:del w:id="220" w:author="MAC LIATHAIN, CIAN" w:date="2021-03-11T16:09:00Z">
        <w:r w:rsidR="000F0B9C" w:rsidRPr="00857657" w:rsidDel="001F1E5B">
          <w:rPr>
            <w:rFonts w:asciiTheme="minorHAnsi" w:hAnsiTheme="minorHAnsi" w:cstheme="minorHAnsi"/>
            <w:color w:val="000000" w:themeColor="text1"/>
            <w:sz w:val="24"/>
            <w:szCs w:val="24"/>
          </w:rPr>
          <w:delText>N</w:delText>
        </w:r>
        <w:r w:rsidR="00786523" w:rsidRPr="00857657" w:rsidDel="001F1E5B">
          <w:rPr>
            <w:rFonts w:asciiTheme="minorHAnsi" w:hAnsiTheme="minorHAnsi" w:cstheme="minorHAnsi"/>
            <w:color w:val="000000" w:themeColor="text1"/>
            <w:sz w:val="24"/>
            <w:szCs w:val="24"/>
          </w:rPr>
          <w:delText xml:space="preserve">umerous </w:delText>
        </w:r>
      </w:del>
      <w:ins w:id="221" w:author="MAC LIATHAIN, CIAN" w:date="2021-03-11T16:10:00Z">
        <w:r w:rsidR="001F1E5B">
          <w:rPr>
            <w:rFonts w:asciiTheme="minorHAnsi" w:hAnsiTheme="minorHAnsi" w:cstheme="minorHAnsi"/>
            <w:color w:val="000000" w:themeColor="text1"/>
            <w:sz w:val="24"/>
            <w:szCs w:val="24"/>
          </w:rPr>
          <w:t>Various</w:t>
        </w:r>
      </w:ins>
      <w:ins w:id="222" w:author="MAC LIATHAIN, CIAN" w:date="2021-03-11T16:09:00Z">
        <w:r w:rsidR="001F1E5B" w:rsidRPr="00857657">
          <w:rPr>
            <w:rFonts w:asciiTheme="minorHAnsi" w:hAnsiTheme="minorHAnsi" w:cstheme="minorHAnsi"/>
            <w:color w:val="000000" w:themeColor="text1"/>
            <w:sz w:val="24"/>
            <w:szCs w:val="24"/>
          </w:rPr>
          <w:t xml:space="preserve"> </w:t>
        </w:r>
      </w:ins>
      <w:r w:rsidR="00786523" w:rsidRPr="00857657">
        <w:rPr>
          <w:rFonts w:asciiTheme="minorHAnsi" w:hAnsiTheme="minorHAnsi" w:cstheme="minorHAnsi"/>
          <w:color w:val="000000" w:themeColor="text1"/>
          <w:sz w:val="24"/>
          <w:szCs w:val="24"/>
        </w:rPr>
        <w:t xml:space="preserve">types of technology and </w:t>
      </w:r>
      <w:ins w:id="223" w:author="MAC LIATHAIN, CIAN" w:date="2021-03-11T16:09:00Z">
        <w:r w:rsidR="001F1E5B">
          <w:rPr>
            <w:rFonts w:asciiTheme="minorHAnsi" w:hAnsiTheme="minorHAnsi" w:cstheme="minorHAnsi"/>
            <w:color w:val="000000" w:themeColor="text1"/>
            <w:sz w:val="24"/>
            <w:szCs w:val="24"/>
          </w:rPr>
          <w:t>th</w:t>
        </w:r>
      </w:ins>
      <w:ins w:id="224" w:author="MAC LIATHAIN, CIAN" w:date="2021-03-11T16:10:00Z">
        <w:r w:rsidR="001F1E5B">
          <w:rPr>
            <w:rFonts w:asciiTheme="minorHAnsi" w:hAnsiTheme="minorHAnsi" w:cstheme="minorHAnsi"/>
            <w:color w:val="000000" w:themeColor="text1"/>
            <w:sz w:val="24"/>
            <w:szCs w:val="24"/>
          </w:rPr>
          <w:t xml:space="preserve">eir </w:t>
        </w:r>
      </w:ins>
      <w:r w:rsidR="000F0B9C" w:rsidRPr="00857657">
        <w:rPr>
          <w:rFonts w:asciiTheme="minorHAnsi" w:hAnsiTheme="minorHAnsi" w:cstheme="minorHAnsi"/>
          <w:color w:val="000000" w:themeColor="text1"/>
          <w:sz w:val="24"/>
          <w:szCs w:val="24"/>
        </w:rPr>
        <w:t xml:space="preserve">corresponding </w:t>
      </w:r>
      <w:r w:rsidR="00786523" w:rsidRPr="00857657">
        <w:rPr>
          <w:rFonts w:asciiTheme="minorHAnsi" w:hAnsiTheme="minorHAnsi" w:cstheme="minorHAnsi"/>
          <w:color w:val="000000" w:themeColor="text1"/>
          <w:sz w:val="24"/>
          <w:szCs w:val="24"/>
        </w:rPr>
        <w:t xml:space="preserve">mathematical applications </w:t>
      </w:r>
      <w:r w:rsidR="000F0B9C" w:rsidRPr="00857657">
        <w:rPr>
          <w:rFonts w:asciiTheme="minorHAnsi" w:hAnsiTheme="minorHAnsi" w:cstheme="minorHAnsi"/>
          <w:color w:val="000000" w:themeColor="text1"/>
          <w:sz w:val="24"/>
          <w:szCs w:val="24"/>
        </w:rPr>
        <w:t xml:space="preserve">mean </w:t>
      </w:r>
      <w:r w:rsidR="00786523" w:rsidRPr="00857657">
        <w:rPr>
          <w:rFonts w:asciiTheme="minorHAnsi" w:hAnsiTheme="minorHAnsi" w:cstheme="minorHAnsi"/>
          <w:color w:val="000000" w:themeColor="text1"/>
          <w:sz w:val="24"/>
          <w:szCs w:val="24"/>
        </w:rPr>
        <w:t xml:space="preserve">that there are many ways for teachers </w:t>
      </w:r>
      <w:r w:rsidR="00B7010A" w:rsidRPr="00857657">
        <w:rPr>
          <w:rFonts w:asciiTheme="minorHAnsi" w:hAnsiTheme="minorHAnsi" w:cstheme="minorHAnsi"/>
          <w:color w:val="000000" w:themeColor="text1"/>
          <w:sz w:val="24"/>
          <w:szCs w:val="24"/>
        </w:rPr>
        <w:t xml:space="preserve">of all orientations </w:t>
      </w:r>
      <w:r w:rsidR="00786523" w:rsidRPr="00857657">
        <w:rPr>
          <w:rFonts w:asciiTheme="minorHAnsi" w:hAnsiTheme="minorHAnsi" w:cstheme="minorHAnsi"/>
          <w:color w:val="000000" w:themeColor="text1"/>
          <w:sz w:val="24"/>
          <w:szCs w:val="24"/>
        </w:rPr>
        <w:t xml:space="preserve">to integrate technology into their classroom to strengthen students’ learning (National Council of Teachers of </w:t>
      </w:r>
      <w:r w:rsidR="00613201" w:rsidRPr="00857657">
        <w:rPr>
          <w:rFonts w:asciiTheme="minorHAnsi" w:hAnsiTheme="minorHAnsi" w:cstheme="minorHAnsi"/>
          <w:color w:val="000000" w:themeColor="text1"/>
          <w:sz w:val="24"/>
          <w:szCs w:val="24"/>
        </w:rPr>
        <w:t>Mathematics</w:t>
      </w:r>
      <w:r w:rsidR="00786523" w:rsidRPr="00857657">
        <w:rPr>
          <w:rFonts w:asciiTheme="minorHAnsi" w:hAnsiTheme="minorHAnsi" w:cstheme="minorHAnsi"/>
          <w:color w:val="000000" w:themeColor="text1"/>
          <w:sz w:val="24"/>
          <w:szCs w:val="24"/>
        </w:rPr>
        <w:t xml:space="preserve"> (NCTM), 2015; Drijvers et al., 2016).</w:t>
      </w:r>
      <w:del w:id="225" w:author="MAC LIATHAIN, CIAN" w:date="2021-03-11T15:57:00Z">
        <w:r w:rsidR="00786523" w:rsidRPr="00857657" w:rsidDel="00F8274F">
          <w:rPr>
            <w:rFonts w:asciiTheme="minorHAnsi" w:hAnsiTheme="minorHAnsi" w:cstheme="minorHAnsi"/>
            <w:color w:val="000000" w:themeColor="text1"/>
            <w:sz w:val="24"/>
            <w:szCs w:val="24"/>
          </w:rPr>
          <w:delText xml:space="preserve">  </w:delText>
        </w:r>
      </w:del>
      <w:ins w:id="226" w:author="MAC LIATHAIN, CIAN" w:date="2021-03-11T15:57:00Z">
        <w:r w:rsidR="00F8274F">
          <w:rPr>
            <w:rFonts w:asciiTheme="minorHAnsi" w:hAnsiTheme="minorHAnsi" w:cstheme="minorHAnsi"/>
            <w:color w:val="000000" w:themeColor="text1"/>
            <w:sz w:val="24"/>
            <w:szCs w:val="24"/>
          </w:rPr>
          <w:t xml:space="preserve"> </w:t>
        </w:r>
      </w:ins>
      <w:r w:rsidR="00B7010A" w:rsidRPr="00857657">
        <w:rPr>
          <w:rFonts w:asciiTheme="minorHAnsi" w:hAnsiTheme="minorHAnsi" w:cstheme="minorHAnsi"/>
          <w:color w:val="000000" w:themeColor="text1"/>
          <w:sz w:val="24"/>
          <w:szCs w:val="24"/>
        </w:rPr>
        <w:t xml:space="preserve">The NCTM (2015) advise that </w:t>
      </w:r>
      <w:r w:rsidR="00B7010A" w:rsidRPr="00857657">
        <w:rPr>
          <w:rFonts w:asciiTheme="minorHAnsi" w:hAnsiTheme="minorHAnsi" w:cstheme="minorHAnsi"/>
          <w:color w:val="000000" w:themeColor="text1"/>
          <w:sz w:val="24"/>
          <w:szCs w:val="24"/>
        </w:rPr>
        <w:lastRenderedPageBreak/>
        <w:t>mathematic</w:t>
      </w:r>
      <w:ins w:id="227" w:author="MAC LIATHAIN, CIAN" w:date="2021-01-30T11:19:00Z">
        <w:r w:rsidR="00E47D8C">
          <w:rPr>
            <w:rFonts w:asciiTheme="minorHAnsi" w:hAnsiTheme="minorHAnsi" w:cstheme="minorHAnsi"/>
            <w:color w:val="000000" w:themeColor="text1"/>
            <w:sz w:val="24"/>
            <w:szCs w:val="24"/>
          </w:rPr>
          <w:t>s</w:t>
        </w:r>
      </w:ins>
      <w:r w:rsidR="00B7010A" w:rsidRPr="00857657">
        <w:rPr>
          <w:rFonts w:asciiTheme="minorHAnsi" w:hAnsiTheme="minorHAnsi" w:cstheme="minorHAnsi"/>
          <w:color w:val="000000" w:themeColor="text1"/>
          <w:sz w:val="24"/>
          <w:szCs w:val="24"/>
        </w:rPr>
        <w:t xml:space="preserve">-specific technologies support students in </w:t>
      </w:r>
      <w:ins w:id="228" w:author="MAC LIATHAIN, CIAN" w:date="2021-03-11T16:10:00Z">
        <w:r w:rsidR="001F1E5B">
          <w:rPr>
            <w:rFonts w:asciiTheme="minorHAnsi" w:hAnsiTheme="minorHAnsi" w:cstheme="minorHAnsi"/>
            <w:color w:val="000000" w:themeColor="text1"/>
            <w:sz w:val="24"/>
            <w:szCs w:val="24"/>
          </w:rPr>
          <w:t>th</w:t>
        </w:r>
      </w:ins>
      <w:ins w:id="229" w:author="MAC LIATHAIN, CIAN" w:date="2021-03-11T16:11:00Z">
        <w:r w:rsidR="001F1E5B">
          <w:rPr>
            <w:rFonts w:asciiTheme="minorHAnsi" w:hAnsiTheme="minorHAnsi" w:cstheme="minorHAnsi"/>
            <w:color w:val="000000" w:themeColor="text1"/>
            <w:sz w:val="24"/>
            <w:szCs w:val="24"/>
          </w:rPr>
          <w:t xml:space="preserve">eir </w:t>
        </w:r>
      </w:ins>
      <w:r w:rsidR="00B7010A" w:rsidRPr="00857657">
        <w:rPr>
          <w:rFonts w:asciiTheme="minorHAnsi" w:hAnsiTheme="minorHAnsi" w:cstheme="minorHAnsi"/>
          <w:color w:val="000000" w:themeColor="text1"/>
          <w:sz w:val="24"/>
          <w:szCs w:val="24"/>
        </w:rPr>
        <w:t xml:space="preserve">exploring, understanding and </w:t>
      </w:r>
      <w:del w:id="230" w:author="MAC LIATHAIN, CIAN" w:date="2021-03-11T16:12:00Z">
        <w:r w:rsidR="00B7010A" w:rsidRPr="00857657" w:rsidDel="001F1E5B">
          <w:rPr>
            <w:rFonts w:asciiTheme="minorHAnsi" w:hAnsiTheme="minorHAnsi" w:cstheme="minorHAnsi"/>
            <w:color w:val="000000" w:themeColor="text1"/>
            <w:sz w:val="24"/>
            <w:szCs w:val="24"/>
          </w:rPr>
          <w:delText xml:space="preserve">identifying </w:delText>
        </w:r>
      </w:del>
      <w:ins w:id="231" w:author="MAC LIATHAIN, CIAN" w:date="2021-03-11T16:12:00Z">
        <w:r w:rsidR="001F1E5B">
          <w:rPr>
            <w:rFonts w:asciiTheme="minorHAnsi" w:hAnsiTheme="minorHAnsi" w:cstheme="minorHAnsi"/>
            <w:color w:val="000000" w:themeColor="text1"/>
            <w:sz w:val="24"/>
            <w:szCs w:val="24"/>
          </w:rPr>
          <w:t>identification</w:t>
        </w:r>
        <w:r w:rsidR="001F1E5B" w:rsidRPr="00857657">
          <w:rPr>
            <w:rFonts w:asciiTheme="minorHAnsi" w:hAnsiTheme="minorHAnsi" w:cstheme="minorHAnsi"/>
            <w:color w:val="000000" w:themeColor="text1"/>
            <w:sz w:val="24"/>
            <w:szCs w:val="24"/>
          </w:rPr>
          <w:t xml:space="preserve"> </w:t>
        </w:r>
      </w:ins>
      <w:ins w:id="232" w:author="MAC LIATHAIN, CIAN" w:date="2021-03-11T16:11:00Z">
        <w:r w:rsidR="001F1E5B">
          <w:rPr>
            <w:rFonts w:asciiTheme="minorHAnsi" w:hAnsiTheme="minorHAnsi" w:cstheme="minorHAnsi"/>
            <w:color w:val="000000" w:themeColor="text1"/>
            <w:sz w:val="24"/>
            <w:szCs w:val="24"/>
          </w:rPr>
          <w:t xml:space="preserve">of </w:t>
        </w:r>
      </w:ins>
      <w:r w:rsidR="00B7010A" w:rsidRPr="00857657">
        <w:rPr>
          <w:rFonts w:asciiTheme="minorHAnsi" w:hAnsiTheme="minorHAnsi" w:cstheme="minorHAnsi"/>
          <w:color w:val="000000" w:themeColor="text1"/>
          <w:sz w:val="24"/>
          <w:szCs w:val="24"/>
        </w:rPr>
        <w:t xml:space="preserve">mathematical concepts. Such technologies include “computer algebra </w:t>
      </w:r>
      <w:r w:rsidR="00613201" w:rsidRPr="00857657">
        <w:rPr>
          <w:rFonts w:asciiTheme="minorHAnsi" w:hAnsiTheme="minorHAnsi" w:cstheme="minorHAnsi"/>
          <w:color w:val="000000" w:themeColor="text1"/>
          <w:sz w:val="24"/>
          <w:szCs w:val="24"/>
        </w:rPr>
        <w:t>systems</w:t>
      </w:r>
      <w:r w:rsidR="00B7010A" w:rsidRPr="00857657">
        <w:rPr>
          <w:rFonts w:asciiTheme="minorHAnsi" w:hAnsiTheme="minorHAnsi" w:cstheme="minorHAnsi"/>
          <w:color w:val="000000" w:themeColor="text1"/>
          <w:sz w:val="24"/>
          <w:szCs w:val="24"/>
        </w:rPr>
        <w:t xml:space="preserve">, dynamic geometry environments, interactive applets, handheld computation, data collection and analysis devices, and computer-based applications” (NCTM, 2015, p.1). Additionally, subject-neutral technologies such as </w:t>
      </w:r>
      <w:ins w:id="233" w:author="MAC LIATHAIN, CIAN" w:date="2021-03-11T15:56:00Z">
        <w:r w:rsidR="00F8274F" w:rsidRPr="00857657">
          <w:rPr>
            <w:rFonts w:asciiTheme="minorHAnsi" w:hAnsiTheme="minorHAnsi" w:cstheme="minorHAnsi"/>
            <w:color w:val="000000" w:themeColor="text1"/>
            <w:sz w:val="24"/>
            <w:szCs w:val="24"/>
          </w:rPr>
          <w:t>web-based digital media</w:t>
        </w:r>
        <w:r w:rsidR="00F8274F">
          <w:rPr>
            <w:rFonts w:asciiTheme="minorHAnsi" w:hAnsiTheme="minorHAnsi" w:cstheme="minorHAnsi"/>
            <w:color w:val="000000" w:themeColor="text1"/>
            <w:sz w:val="24"/>
            <w:szCs w:val="24"/>
          </w:rPr>
          <w:t xml:space="preserve"> and </w:t>
        </w:r>
        <w:r w:rsidR="00F8274F" w:rsidRPr="00857657">
          <w:rPr>
            <w:rFonts w:asciiTheme="minorHAnsi" w:hAnsiTheme="minorHAnsi" w:cstheme="minorHAnsi"/>
            <w:color w:val="000000" w:themeColor="text1"/>
            <w:sz w:val="24"/>
            <w:szCs w:val="24"/>
          </w:rPr>
          <w:t>collaboration</w:t>
        </w:r>
        <w:r w:rsidR="00F8274F">
          <w:rPr>
            <w:rFonts w:asciiTheme="minorHAnsi" w:hAnsiTheme="minorHAnsi" w:cstheme="minorHAnsi"/>
            <w:color w:val="000000" w:themeColor="text1"/>
            <w:sz w:val="24"/>
            <w:szCs w:val="24"/>
          </w:rPr>
          <w:t xml:space="preserve">, </w:t>
        </w:r>
      </w:ins>
      <w:r w:rsidR="00B7010A" w:rsidRPr="00857657">
        <w:rPr>
          <w:rFonts w:asciiTheme="minorHAnsi" w:hAnsiTheme="minorHAnsi" w:cstheme="minorHAnsi"/>
          <w:color w:val="000000" w:themeColor="text1"/>
          <w:sz w:val="24"/>
          <w:szCs w:val="24"/>
        </w:rPr>
        <w:t xml:space="preserve">communication, </w:t>
      </w:r>
      <w:ins w:id="234" w:author="MAC LIATHAIN, CIAN" w:date="2021-03-11T15:57:00Z">
        <w:r w:rsidR="00F8274F">
          <w:rPr>
            <w:rFonts w:asciiTheme="minorHAnsi" w:hAnsiTheme="minorHAnsi" w:cstheme="minorHAnsi"/>
            <w:color w:val="000000" w:themeColor="text1"/>
            <w:sz w:val="24"/>
            <w:szCs w:val="24"/>
          </w:rPr>
          <w:t xml:space="preserve">and </w:t>
        </w:r>
      </w:ins>
      <w:r w:rsidR="00B7010A" w:rsidRPr="00857657">
        <w:rPr>
          <w:rFonts w:asciiTheme="minorHAnsi" w:hAnsiTheme="minorHAnsi" w:cstheme="minorHAnsi"/>
          <w:color w:val="000000" w:themeColor="text1"/>
          <w:sz w:val="24"/>
          <w:szCs w:val="24"/>
        </w:rPr>
        <w:t>presentation</w:t>
      </w:r>
      <w:ins w:id="235" w:author="MAC LIATHAIN, CIAN" w:date="2021-03-11T15:57:00Z">
        <w:r w:rsidR="00F8274F">
          <w:rPr>
            <w:rFonts w:asciiTheme="minorHAnsi" w:hAnsiTheme="minorHAnsi" w:cstheme="minorHAnsi"/>
            <w:color w:val="000000" w:themeColor="text1"/>
            <w:sz w:val="24"/>
            <w:szCs w:val="24"/>
          </w:rPr>
          <w:t xml:space="preserve"> tools</w:t>
        </w:r>
      </w:ins>
      <w:del w:id="236" w:author="MAC LIATHAIN, CIAN" w:date="2021-03-11T15:57:00Z">
        <w:r w:rsidR="00B7010A" w:rsidRPr="00857657" w:rsidDel="00F8274F">
          <w:rPr>
            <w:rFonts w:asciiTheme="minorHAnsi" w:hAnsiTheme="minorHAnsi" w:cstheme="minorHAnsi"/>
            <w:color w:val="000000" w:themeColor="text1"/>
            <w:sz w:val="24"/>
            <w:szCs w:val="24"/>
          </w:rPr>
          <w:delText xml:space="preserve"> and </w:delText>
        </w:r>
      </w:del>
      <w:del w:id="237" w:author="MAC LIATHAIN, CIAN" w:date="2021-03-11T15:56:00Z">
        <w:r w:rsidR="00B7010A" w:rsidRPr="00857657" w:rsidDel="00F8274F">
          <w:rPr>
            <w:rFonts w:asciiTheme="minorHAnsi" w:hAnsiTheme="minorHAnsi" w:cstheme="minorHAnsi"/>
            <w:color w:val="000000" w:themeColor="text1"/>
            <w:sz w:val="24"/>
            <w:szCs w:val="24"/>
          </w:rPr>
          <w:delText xml:space="preserve">collaboration </w:delText>
        </w:r>
      </w:del>
      <w:del w:id="238" w:author="MAC LIATHAIN, CIAN" w:date="2021-03-11T15:57:00Z">
        <w:r w:rsidR="00B7010A" w:rsidRPr="00857657" w:rsidDel="00F8274F">
          <w:rPr>
            <w:rFonts w:asciiTheme="minorHAnsi" w:hAnsiTheme="minorHAnsi" w:cstheme="minorHAnsi"/>
            <w:color w:val="000000" w:themeColor="text1"/>
            <w:sz w:val="24"/>
            <w:szCs w:val="24"/>
          </w:rPr>
          <w:delText>tools</w:delText>
        </w:r>
      </w:del>
      <w:ins w:id="239" w:author="MAC LIATHAIN, CIAN" w:date="2021-03-11T15:54:00Z">
        <w:r w:rsidR="00F8274F">
          <w:rPr>
            <w:rFonts w:asciiTheme="minorHAnsi" w:hAnsiTheme="minorHAnsi" w:cstheme="minorHAnsi"/>
            <w:color w:val="000000" w:themeColor="text1"/>
            <w:sz w:val="24"/>
            <w:szCs w:val="24"/>
          </w:rPr>
          <w:t xml:space="preserve"> </w:t>
        </w:r>
      </w:ins>
      <w:del w:id="240" w:author="MAC LIATHAIN, CIAN" w:date="2021-03-11T15:54:00Z">
        <w:r w:rsidR="00B7010A" w:rsidRPr="00857657" w:rsidDel="00F8274F">
          <w:rPr>
            <w:rFonts w:asciiTheme="minorHAnsi" w:hAnsiTheme="minorHAnsi" w:cstheme="minorHAnsi"/>
            <w:color w:val="000000" w:themeColor="text1"/>
            <w:sz w:val="24"/>
            <w:szCs w:val="24"/>
          </w:rPr>
          <w:delText xml:space="preserve"> </w:delText>
        </w:r>
      </w:del>
      <w:del w:id="241" w:author="MAC LIATHAIN, CIAN" w:date="2021-01-30T11:21:00Z">
        <w:r w:rsidR="00B7010A" w:rsidRPr="00857657" w:rsidDel="00531973">
          <w:rPr>
            <w:rFonts w:asciiTheme="minorHAnsi" w:hAnsiTheme="minorHAnsi" w:cstheme="minorHAnsi"/>
            <w:color w:val="000000" w:themeColor="text1"/>
            <w:sz w:val="24"/>
            <w:szCs w:val="24"/>
          </w:rPr>
          <w:delText xml:space="preserve">and </w:delText>
        </w:r>
      </w:del>
      <w:del w:id="242" w:author="MAC LIATHAIN, CIAN" w:date="2021-03-11T15:56:00Z">
        <w:r w:rsidR="00B7010A" w:rsidRPr="00857657" w:rsidDel="00F8274F">
          <w:rPr>
            <w:rFonts w:asciiTheme="minorHAnsi" w:hAnsiTheme="minorHAnsi" w:cstheme="minorHAnsi"/>
            <w:color w:val="000000" w:themeColor="text1"/>
            <w:sz w:val="24"/>
            <w:szCs w:val="24"/>
          </w:rPr>
          <w:delText xml:space="preserve">web-based digital media </w:delText>
        </w:r>
      </w:del>
      <w:r w:rsidR="00B7010A" w:rsidRPr="00857657">
        <w:rPr>
          <w:rFonts w:asciiTheme="minorHAnsi" w:hAnsiTheme="minorHAnsi" w:cstheme="minorHAnsi"/>
          <w:color w:val="000000" w:themeColor="text1"/>
          <w:sz w:val="24"/>
          <w:szCs w:val="24"/>
        </w:rPr>
        <w:t>can “enhance student-student and student-teacher interactions to support and enrich sense making” (NCTM, 2015, p.2). Traditionalist and constructivist teachers alike can strategic</w:t>
      </w:r>
      <w:r w:rsidR="00250851" w:rsidRPr="00857657">
        <w:rPr>
          <w:rFonts w:asciiTheme="minorHAnsi" w:hAnsiTheme="minorHAnsi" w:cstheme="minorHAnsi"/>
          <w:color w:val="000000" w:themeColor="text1"/>
          <w:sz w:val="24"/>
          <w:szCs w:val="24"/>
        </w:rPr>
        <w:t>al</w:t>
      </w:r>
      <w:r w:rsidR="00B7010A" w:rsidRPr="00857657">
        <w:rPr>
          <w:rFonts w:asciiTheme="minorHAnsi" w:hAnsiTheme="minorHAnsi" w:cstheme="minorHAnsi"/>
          <w:color w:val="000000" w:themeColor="text1"/>
          <w:sz w:val="24"/>
          <w:szCs w:val="24"/>
        </w:rPr>
        <w:t xml:space="preserve">ly </w:t>
      </w:r>
      <w:r w:rsidR="00B862A4" w:rsidRPr="00857657">
        <w:rPr>
          <w:rFonts w:asciiTheme="minorHAnsi" w:hAnsiTheme="minorHAnsi" w:cstheme="minorHAnsi"/>
          <w:color w:val="000000" w:themeColor="text1"/>
          <w:sz w:val="24"/>
          <w:szCs w:val="24"/>
        </w:rPr>
        <w:t>design lessons around</w:t>
      </w:r>
      <w:r w:rsidR="00B7010A" w:rsidRPr="00857657">
        <w:rPr>
          <w:rFonts w:asciiTheme="minorHAnsi" w:hAnsiTheme="minorHAnsi" w:cstheme="minorHAnsi"/>
          <w:color w:val="000000" w:themeColor="text1"/>
          <w:sz w:val="24"/>
          <w:szCs w:val="24"/>
        </w:rPr>
        <w:t xml:space="preserve"> technological tool</w:t>
      </w:r>
      <w:r w:rsidR="00250851" w:rsidRPr="00857657">
        <w:rPr>
          <w:rFonts w:asciiTheme="minorHAnsi" w:hAnsiTheme="minorHAnsi" w:cstheme="minorHAnsi"/>
          <w:color w:val="000000" w:themeColor="text1"/>
          <w:sz w:val="24"/>
          <w:szCs w:val="24"/>
        </w:rPr>
        <w:t>s to improve the “</w:t>
      </w:r>
      <w:r w:rsidR="00B7010A" w:rsidRPr="00857657">
        <w:rPr>
          <w:rFonts w:asciiTheme="minorHAnsi" w:hAnsiTheme="minorHAnsi" w:cstheme="minorHAnsi"/>
          <w:color w:val="000000" w:themeColor="text1"/>
          <w:sz w:val="24"/>
          <w:szCs w:val="24"/>
        </w:rPr>
        <w:t>learning of mathematical procedures and skills</w:t>
      </w:r>
      <w:r w:rsidR="00250851" w:rsidRPr="00857657">
        <w:rPr>
          <w:rFonts w:asciiTheme="minorHAnsi" w:hAnsiTheme="minorHAnsi" w:cstheme="minorHAnsi"/>
          <w:color w:val="000000" w:themeColor="text1"/>
          <w:sz w:val="24"/>
          <w:szCs w:val="24"/>
        </w:rPr>
        <w:t xml:space="preserve"> as well as the development of advanced mathematical proficiencies, such as problem solving, reasoning and justifying.” (NCTM, p.2)</w:t>
      </w:r>
      <w:r w:rsidR="00414189" w:rsidRPr="00857657">
        <w:rPr>
          <w:rFonts w:asciiTheme="minorHAnsi" w:hAnsiTheme="minorHAnsi" w:cstheme="minorHAnsi"/>
          <w:color w:val="000000" w:themeColor="text1"/>
          <w:sz w:val="24"/>
          <w:szCs w:val="24"/>
        </w:rPr>
        <w:t xml:space="preserve">. </w:t>
      </w:r>
      <w:r w:rsidR="00A76035" w:rsidRPr="00857657">
        <w:rPr>
          <w:rFonts w:asciiTheme="minorHAnsi" w:hAnsiTheme="minorHAnsi" w:cstheme="minorHAnsi"/>
          <w:color w:val="000000" w:themeColor="text1"/>
          <w:sz w:val="24"/>
          <w:szCs w:val="24"/>
        </w:rPr>
        <w:t>Importantly</w:t>
      </w:r>
      <w:r w:rsidR="00B862A4" w:rsidRPr="00857657">
        <w:rPr>
          <w:rFonts w:asciiTheme="minorHAnsi" w:hAnsiTheme="minorHAnsi" w:cstheme="minorHAnsi"/>
          <w:color w:val="000000" w:themeColor="text1"/>
          <w:sz w:val="24"/>
          <w:szCs w:val="24"/>
        </w:rPr>
        <w:t>,</w:t>
      </w:r>
      <w:r w:rsidR="00786523" w:rsidRPr="00857657">
        <w:rPr>
          <w:rFonts w:asciiTheme="minorHAnsi" w:hAnsiTheme="minorHAnsi" w:cstheme="minorHAnsi"/>
          <w:color w:val="000000" w:themeColor="text1"/>
          <w:sz w:val="24"/>
          <w:szCs w:val="24"/>
        </w:rPr>
        <w:t xml:space="preserve"> </w:t>
      </w:r>
      <w:r w:rsidR="00B862A4" w:rsidRPr="00857657">
        <w:rPr>
          <w:rFonts w:asciiTheme="minorHAnsi" w:hAnsiTheme="minorHAnsi" w:cstheme="minorHAnsi"/>
          <w:color w:val="000000" w:themeColor="text1"/>
          <w:sz w:val="24"/>
          <w:szCs w:val="24"/>
        </w:rPr>
        <w:t>however</w:t>
      </w:r>
      <w:r w:rsidR="00A76035" w:rsidRPr="00857657">
        <w:rPr>
          <w:rFonts w:asciiTheme="minorHAnsi" w:hAnsiTheme="minorHAnsi" w:cstheme="minorHAnsi"/>
          <w:color w:val="000000" w:themeColor="text1"/>
          <w:sz w:val="24"/>
          <w:szCs w:val="24"/>
        </w:rPr>
        <w:t xml:space="preserve">, teachers who align with traditionalist ideals use ICT less often than those with constructivist beliefs (Chai, 2010; Badizadegan, 2015). Furthermore, it has been shown that teachers </w:t>
      </w:r>
      <w:ins w:id="243" w:author="MAC LIATHAIN, CIAN" w:date="2021-03-11T16:30:00Z">
        <w:r w:rsidR="00C67B2B">
          <w:rPr>
            <w:rFonts w:asciiTheme="minorHAnsi" w:hAnsiTheme="minorHAnsi" w:cstheme="minorHAnsi"/>
            <w:color w:val="000000" w:themeColor="text1"/>
            <w:sz w:val="24"/>
            <w:szCs w:val="24"/>
          </w:rPr>
          <w:t xml:space="preserve">aligned with </w:t>
        </w:r>
        <w:r w:rsidR="00C67B2B" w:rsidRPr="00857657">
          <w:rPr>
            <w:rFonts w:asciiTheme="minorHAnsi" w:hAnsiTheme="minorHAnsi" w:cstheme="minorHAnsi"/>
            <w:color w:val="000000" w:themeColor="text1"/>
            <w:sz w:val="24"/>
            <w:szCs w:val="24"/>
          </w:rPr>
          <w:t xml:space="preserve">traditionalist </w:t>
        </w:r>
        <w:r w:rsidR="00C67B2B">
          <w:rPr>
            <w:rFonts w:asciiTheme="minorHAnsi" w:hAnsiTheme="minorHAnsi" w:cstheme="minorHAnsi"/>
            <w:color w:val="000000" w:themeColor="text1"/>
            <w:sz w:val="24"/>
            <w:szCs w:val="24"/>
          </w:rPr>
          <w:t xml:space="preserve">ideals </w:t>
        </w:r>
      </w:ins>
      <w:r w:rsidR="00A76035" w:rsidRPr="00857657">
        <w:rPr>
          <w:rFonts w:asciiTheme="minorHAnsi" w:hAnsiTheme="minorHAnsi" w:cstheme="minorHAnsi"/>
          <w:color w:val="000000" w:themeColor="text1"/>
          <w:sz w:val="24"/>
          <w:szCs w:val="24"/>
        </w:rPr>
        <w:t>utilis</w:t>
      </w:r>
      <w:ins w:id="244" w:author="MAC LIATHAIN, CIAN" w:date="2021-03-11T16:31:00Z">
        <w:r w:rsidR="00C67B2B">
          <w:rPr>
            <w:rFonts w:asciiTheme="minorHAnsi" w:hAnsiTheme="minorHAnsi" w:cstheme="minorHAnsi"/>
            <w:color w:val="000000" w:themeColor="text1"/>
            <w:sz w:val="24"/>
            <w:szCs w:val="24"/>
          </w:rPr>
          <w:t>e</w:t>
        </w:r>
      </w:ins>
      <w:del w:id="245" w:author="MAC LIATHAIN, CIAN" w:date="2021-03-11T16:31:00Z">
        <w:r w:rsidR="00A76035" w:rsidRPr="00857657" w:rsidDel="00C67B2B">
          <w:rPr>
            <w:rFonts w:asciiTheme="minorHAnsi" w:hAnsiTheme="minorHAnsi" w:cstheme="minorHAnsi"/>
            <w:color w:val="000000" w:themeColor="text1"/>
            <w:sz w:val="24"/>
            <w:szCs w:val="24"/>
          </w:rPr>
          <w:delText>ing</w:delText>
        </w:r>
      </w:del>
      <w:r w:rsidR="00A76035" w:rsidRPr="00857657">
        <w:rPr>
          <w:rFonts w:asciiTheme="minorHAnsi" w:hAnsiTheme="minorHAnsi" w:cstheme="minorHAnsi"/>
          <w:color w:val="000000" w:themeColor="text1"/>
          <w:sz w:val="24"/>
          <w:szCs w:val="24"/>
        </w:rPr>
        <w:t xml:space="preserve"> ICT</w:t>
      </w:r>
      <w:del w:id="246" w:author="MAC LIATHAIN, CIAN" w:date="2021-03-11T16:31:00Z">
        <w:r w:rsidR="00A76035" w:rsidRPr="00857657" w:rsidDel="00C67B2B">
          <w:rPr>
            <w:rFonts w:asciiTheme="minorHAnsi" w:hAnsiTheme="minorHAnsi" w:cstheme="minorHAnsi"/>
            <w:color w:val="000000" w:themeColor="text1"/>
            <w:sz w:val="24"/>
            <w:szCs w:val="24"/>
          </w:rPr>
          <w:delText xml:space="preserve"> </w:delText>
        </w:r>
      </w:del>
      <w:del w:id="247" w:author="MAC LIATHAIN, CIAN" w:date="2021-03-11T16:14:00Z">
        <w:r w:rsidR="00A76035" w:rsidRPr="00857657" w:rsidDel="001F1E5B">
          <w:rPr>
            <w:rFonts w:asciiTheme="minorHAnsi" w:hAnsiTheme="minorHAnsi" w:cstheme="minorHAnsi"/>
            <w:color w:val="000000" w:themeColor="text1"/>
            <w:sz w:val="24"/>
            <w:szCs w:val="24"/>
          </w:rPr>
          <w:delText xml:space="preserve">aligned </w:delText>
        </w:r>
      </w:del>
      <w:del w:id="248" w:author="MAC LIATHAIN, CIAN" w:date="2021-03-11T16:30:00Z">
        <w:r w:rsidR="00A76035" w:rsidRPr="00857657" w:rsidDel="00C67B2B">
          <w:rPr>
            <w:rFonts w:asciiTheme="minorHAnsi" w:hAnsiTheme="minorHAnsi" w:cstheme="minorHAnsi"/>
            <w:color w:val="000000" w:themeColor="text1"/>
            <w:sz w:val="24"/>
            <w:szCs w:val="24"/>
          </w:rPr>
          <w:delText xml:space="preserve">with traditionalist approaches </w:delText>
        </w:r>
      </w:del>
      <w:del w:id="249" w:author="MAC LIATHAIN, CIAN" w:date="2021-03-11T16:31:00Z">
        <w:r w:rsidR="00A76035" w:rsidRPr="00857657" w:rsidDel="00C67B2B">
          <w:rPr>
            <w:rFonts w:asciiTheme="minorHAnsi" w:hAnsiTheme="minorHAnsi" w:cstheme="minorHAnsi"/>
            <w:color w:val="000000" w:themeColor="text1"/>
            <w:sz w:val="24"/>
            <w:szCs w:val="24"/>
          </w:rPr>
          <w:delText>do so</w:delText>
        </w:r>
      </w:del>
      <w:r w:rsidR="00A76035" w:rsidRPr="00857657">
        <w:rPr>
          <w:rFonts w:asciiTheme="minorHAnsi" w:hAnsiTheme="minorHAnsi" w:cstheme="minorHAnsi"/>
          <w:color w:val="000000" w:themeColor="text1"/>
          <w:sz w:val="24"/>
          <w:szCs w:val="24"/>
        </w:rPr>
        <w:t xml:space="preserve"> less effectively than those utilising ICT in alignment with constructivist beliefs (Tondeur et al., 2008; Kim et al., 2013</w:t>
      </w:r>
      <w:r w:rsidR="00786523" w:rsidRPr="00857657">
        <w:rPr>
          <w:rFonts w:asciiTheme="minorHAnsi" w:hAnsiTheme="minorHAnsi" w:cstheme="minorHAnsi"/>
          <w:color w:val="000000" w:themeColor="text1"/>
          <w:sz w:val="24"/>
          <w:szCs w:val="24"/>
        </w:rPr>
        <w:t>; Genlott &amp; Grönlund, 2016</w:t>
      </w:r>
      <w:r w:rsidR="00A76035" w:rsidRPr="00857657">
        <w:rPr>
          <w:rFonts w:asciiTheme="minorHAnsi" w:hAnsiTheme="minorHAnsi" w:cstheme="minorHAnsi"/>
          <w:color w:val="000000" w:themeColor="text1"/>
          <w:sz w:val="24"/>
          <w:szCs w:val="24"/>
        </w:rPr>
        <w:t xml:space="preserve">). </w:t>
      </w:r>
    </w:p>
    <w:p w14:paraId="49C5E46B" w14:textId="77777777" w:rsidR="00391B2C" w:rsidRPr="00857657" w:rsidRDefault="00391B2C" w:rsidP="00857657">
      <w:pPr>
        <w:spacing w:line="360" w:lineRule="auto"/>
        <w:rPr>
          <w:rFonts w:asciiTheme="minorHAnsi" w:hAnsiTheme="minorHAnsi" w:cstheme="minorHAnsi"/>
          <w:color w:val="000000" w:themeColor="text1"/>
          <w:sz w:val="24"/>
          <w:szCs w:val="24"/>
        </w:rPr>
      </w:pPr>
    </w:p>
    <w:p w14:paraId="101872A4" w14:textId="7AF64484" w:rsidR="00D60326" w:rsidRPr="00857657" w:rsidRDefault="002B178D" w:rsidP="00857657">
      <w:pPr>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Despite the increased efforts made by educational technology policy to </w:t>
      </w:r>
      <w:r w:rsidR="00613201" w:rsidRPr="00857657">
        <w:rPr>
          <w:rFonts w:asciiTheme="minorHAnsi" w:hAnsiTheme="minorHAnsi" w:cstheme="minorHAnsi"/>
          <w:color w:val="000000" w:themeColor="text1"/>
          <w:sz w:val="24"/>
          <w:szCs w:val="24"/>
        </w:rPr>
        <w:t>address first</w:t>
      </w:r>
      <w:r w:rsidRPr="00857657">
        <w:rPr>
          <w:rFonts w:asciiTheme="minorHAnsi" w:hAnsiTheme="minorHAnsi" w:cstheme="minorHAnsi"/>
          <w:color w:val="000000" w:themeColor="text1"/>
          <w:sz w:val="24"/>
          <w:szCs w:val="24"/>
        </w:rPr>
        <w:t>-order and second-order barriers</w:t>
      </w:r>
      <w:r w:rsidR="00B862A4" w:rsidRPr="00857657">
        <w:rPr>
          <w:rFonts w:asciiTheme="minorHAnsi" w:hAnsiTheme="minorHAnsi" w:cstheme="minorHAnsi"/>
          <w:color w:val="000000" w:themeColor="text1"/>
          <w:sz w:val="24"/>
          <w:szCs w:val="24"/>
        </w:rPr>
        <w:t xml:space="preserve"> to ICT integration</w:t>
      </w:r>
      <w:r w:rsidRPr="00857657">
        <w:rPr>
          <w:rFonts w:asciiTheme="minorHAnsi" w:hAnsiTheme="minorHAnsi" w:cstheme="minorHAnsi"/>
          <w:color w:val="000000" w:themeColor="text1"/>
          <w:sz w:val="24"/>
          <w:szCs w:val="24"/>
        </w:rPr>
        <w:t xml:space="preserve">, </w:t>
      </w:r>
      <w:del w:id="250" w:author="MAC LIATHAIN, CIAN" w:date="2021-01-31T08:57:00Z">
        <w:r w:rsidRPr="00857657" w:rsidDel="0075737B">
          <w:rPr>
            <w:rFonts w:asciiTheme="minorHAnsi" w:hAnsiTheme="minorHAnsi" w:cstheme="minorHAnsi"/>
            <w:color w:val="000000" w:themeColor="text1"/>
            <w:sz w:val="24"/>
            <w:szCs w:val="24"/>
          </w:rPr>
          <w:delText xml:space="preserve">they </w:delText>
        </w:r>
      </w:del>
      <w:ins w:id="251" w:author="MAC LIATHAIN, CIAN" w:date="2021-01-31T08:57:00Z">
        <w:r w:rsidR="0075737B">
          <w:rPr>
            <w:rFonts w:asciiTheme="minorHAnsi" w:hAnsiTheme="minorHAnsi" w:cstheme="minorHAnsi"/>
            <w:color w:val="000000" w:themeColor="text1"/>
            <w:sz w:val="24"/>
            <w:szCs w:val="24"/>
          </w:rPr>
          <w:t>these barrie</w:t>
        </w:r>
      </w:ins>
      <w:ins w:id="252" w:author="MAC LIATHAIN, CIAN" w:date="2021-03-11T16:15:00Z">
        <w:r w:rsidR="001F1E5B">
          <w:rPr>
            <w:rFonts w:asciiTheme="minorHAnsi" w:hAnsiTheme="minorHAnsi" w:cstheme="minorHAnsi"/>
            <w:color w:val="000000" w:themeColor="text1"/>
            <w:sz w:val="24"/>
            <w:szCs w:val="24"/>
          </w:rPr>
          <w:t>r</w:t>
        </w:r>
      </w:ins>
      <w:ins w:id="253" w:author="MAC LIATHAIN, CIAN" w:date="2021-01-31T08:57:00Z">
        <w:r w:rsidR="0075737B">
          <w:rPr>
            <w:rFonts w:asciiTheme="minorHAnsi" w:hAnsiTheme="minorHAnsi" w:cstheme="minorHAnsi"/>
            <w:color w:val="000000" w:themeColor="text1"/>
            <w:sz w:val="24"/>
            <w:szCs w:val="24"/>
          </w:rPr>
          <w:t>s</w:t>
        </w:r>
        <w:r w:rsidR="0075737B" w:rsidRPr="00857657">
          <w:rPr>
            <w:rFonts w:asciiTheme="minorHAnsi" w:hAnsiTheme="minorHAnsi" w:cstheme="minorHAnsi"/>
            <w:color w:val="000000" w:themeColor="text1"/>
            <w:sz w:val="24"/>
            <w:szCs w:val="24"/>
          </w:rPr>
          <w:t xml:space="preserve"> </w:t>
        </w:r>
      </w:ins>
      <w:r w:rsidRPr="00857657">
        <w:rPr>
          <w:rFonts w:asciiTheme="minorHAnsi" w:hAnsiTheme="minorHAnsi" w:cstheme="minorHAnsi"/>
          <w:color w:val="000000" w:themeColor="text1"/>
          <w:sz w:val="24"/>
          <w:szCs w:val="24"/>
        </w:rPr>
        <w:t xml:space="preserve">remain </w:t>
      </w:r>
      <w:r w:rsidR="00B862A4" w:rsidRPr="00857657">
        <w:rPr>
          <w:rFonts w:asciiTheme="minorHAnsi" w:hAnsiTheme="minorHAnsi" w:cstheme="minorHAnsi"/>
          <w:color w:val="000000" w:themeColor="text1"/>
          <w:sz w:val="24"/>
          <w:szCs w:val="24"/>
        </w:rPr>
        <w:t>strong</w:t>
      </w:r>
      <w:r w:rsidRPr="00857657">
        <w:rPr>
          <w:rFonts w:asciiTheme="minorHAnsi" w:hAnsiTheme="minorHAnsi" w:cstheme="minorHAnsi"/>
          <w:color w:val="000000" w:themeColor="text1"/>
          <w:sz w:val="24"/>
          <w:szCs w:val="24"/>
        </w:rPr>
        <w:t xml:space="preserve"> in</w:t>
      </w:r>
      <w:r w:rsidR="000F0B9C" w:rsidRPr="00857657">
        <w:rPr>
          <w:rFonts w:asciiTheme="minorHAnsi" w:hAnsiTheme="minorHAnsi" w:cstheme="minorHAnsi"/>
          <w:color w:val="000000" w:themeColor="text1"/>
          <w:sz w:val="24"/>
          <w:szCs w:val="24"/>
        </w:rPr>
        <w:t xml:space="preserve"> Ireland’s</w:t>
      </w:r>
      <w:r w:rsidRPr="00857657">
        <w:rPr>
          <w:rFonts w:asciiTheme="minorHAnsi" w:hAnsiTheme="minorHAnsi" w:cstheme="minorHAnsi"/>
          <w:color w:val="000000" w:themeColor="text1"/>
          <w:sz w:val="24"/>
          <w:szCs w:val="24"/>
        </w:rPr>
        <w:t xml:space="preserve"> mathematics classroom</w:t>
      </w:r>
      <w:r w:rsidR="000F0B9C" w:rsidRPr="00857657">
        <w:rPr>
          <w:rFonts w:asciiTheme="minorHAnsi" w:hAnsiTheme="minorHAnsi" w:cstheme="minorHAnsi"/>
          <w:color w:val="000000" w:themeColor="text1"/>
          <w:sz w:val="24"/>
          <w:szCs w:val="24"/>
        </w:rPr>
        <w:t>s</w:t>
      </w:r>
      <w:r w:rsidRPr="00857657">
        <w:rPr>
          <w:rFonts w:asciiTheme="minorHAnsi" w:hAnsiTheme="minorHAnsi" w:cstheme="minorHAnsi"/>
          <w:color w:val="000000" w:themeColor="text1"/>
          <w:sz w:val="24"/>
          <w:szCs w:val="24"/>
        </w:rPr>
        <w:t xml:space="preserve"> today</w:t>
      </w:r>
      <w:r w:rsidR="000F0B9C" w:rsidRPr="00857657">
        <w:rPr>
          <w:rFonts w:asciiTheme="minorHAnsi" w:hAnsiTheme="minorHAnsi" w:cstheme="minorHAnsi"/>
          <w:color w:val="000000" w:themeColor="text1"/>
          <w:sz w:val="24"/>
          <w:szCs w:val="24"/>
        </w:rPr>
        <w:t xml:space="preserve">. </w:t>
      </w:r>
      <w:r w:rsidR="00BB2D37" w:rsidRPr="00857657">
        <w:rPr>
          <w:rFonts w:asciiTheme="minorHAnsi" w:hAnsiTheme="minorHAnsi" w:cstheme="minorHAnsi"/>
          <w:color w:val="000000" w:themeColor="text1"/>
          <w:sz w:val="24"/>
          <w:szCs w:val="24"/>
        </w:rPr>
        <w:t xml:space="preserve">In their evaluation of the impact that </w:t>
      </w:r>
      <w:r w:rsidR="00BB2D37" w:rsidRPr="0075737B">
        <w:rPr>
          <w:rFonts w:asciiTheme="minorHAnsi" w:hAnsiTheme="minorHAnsi" w:cstheme="minorHAnsi"/>
          <w:i/>
          <w:iCs/>
          <w:color w:val="000000" w:themeColor="text1"/>
          <w:sz w:val="24"/>
          <w:szCs w:val="24"/>
          <w:rPrChange w:id="254" w:author="MAC LIATHAIN, CIAN" w:date="2021-01-31T08:57:00Z">
            <w:rPr>
              <w:rFonts w:asciiTheme="minorHAnsi" w:hAnsiTheme="minorHAnsi" w:cstheme="minorHAnsi"/>
              <w:color w:val="000000" w:themeColor="text1"/>
              <w:sz w:val="24"/>
              <w:szCs w:val="24"/>
            </w:rPr>
          </w:rPrChange>
        </w:rPr>
        <w:t xml:space="preserve">Project Maths </w:t>
      </w:r>
      <w:r w:rsidR="00BB2D37" w:rsidRPr="00857657">
        <w:rPr>
          <w:rFonts w:asciiTheme="minorHAnsi" w:hAnsiTheme="minorHAnsi" w:cstheme="minorHAnsi"/>
          <w:color w:val="000000" w:themeColor="text1"/>
          <w:sz w:val="24"/>
          <w:szCs w:val="24"/>
        </w:rPr>
        <w:t>has had on mathematics teaching, Shiel &amp; Kelleher (2017)</w:t>
      </w:r>
      <w:r w:rsidR="00C830BB" w:rsidRPr="00857657">
        <w:rPr>
          <w:rFonts w:asciiTheme="minorHAnsi" w:hAnsiTheme="minorHAnsi" w:cstheme="minorHAnsi"/>
          <w:color w:val="000000" w:themeColor="text1"/>
          <w:sz w:val="24"/>
          <w:szCs w:val="24"/>
        </w:rPr>
        <w:t xml:space="preserve"> highlight</w:t>
      </w:r>
      <w:r w:rsidR="00BB2D37" w:rsidRPr="00857657">
        <w:rPr>
          <w:rFonts w:asciiTheme="minorHAnsi" w:hAnsiTheme="minorHAnsi" w:cstheme="minorHAnsi"/>
          <w:color w:val="000000" w:themeColor="text1"/>
          <w:sz w:val="24"/>
          <w:szCs w:val="24"/>
        </w:rPr>
        <w:t xml:space="preserve"> some important </w:t>
      </w:r>
      <w:r w:rsidR="00C830BB" w:rsidRPr="00857657">
        <w:rPr>
          <w:rFonts w:asciiTheme="minorHAnsi" w:hAnsiTheme="minorHAnsi" w:cstheme="minorHAnsi"/>
          <w:color w:val="000000" w:themeColor="text1"/>
          <w:sz w:val="24"/>
          <w:szCs w:val="24"/>
        </w:rPr>
        <w:t>data</w:t>
      </w:r>
      <w:r w:rsidR="00BB2D37" w:rsidRPr="00857657">
        <w:rPr>
          <w:rFonts w:asciiTheme="minorHAnsi" w:hAnsiTheme="minorHAnsi" w:cstheme="minorHAnsi"/>
          <w:color w:val="000000" w:themeColor="text1"/>
          <w:sz w:val="24"/>
          <w:szCs w:val="24"/>
        </w:rPr>
        <w:t xml:space="preserve"> </w:t>
      </w:r>
      <w:r w:rsidR="00C830BB" w:rsidRPr="00857657">
        <w:rPr>
          <w:rFonts w:asciiTheme="minorHAnsi" w:hAnsiTheme="minorHAnsi" w:cstheme="minorHAnsi"/>
          <w:color w:val="000000" w:themeColor="text1"/>
          <w:sz w:val="24"/>
          <w:szCs w:val="24"/>
        </w:rPr>
        <w:t>provided by</w:t>
      </w:r>
      <w:del w:id="255" w:author="MAC LIATHAIN, CIAN" w:date="2021-01-30T11:22:00Z">
        <w:r w:rsidR="00C830BB" w:rsidRPr="00857657" w:rsidDel="00531973">
          <w:rPr>
            <w:rFonts w:asciiTheme="minorHAnsi" w:hAnsiTheme="minorHAnsi" w:cstheme="minorHAnsi"/>
            <w:color w:val="000000" w:themeColor="text1"/>
            <w:sz w:val="24"/>
            <w:szCs w:val="24"/>
          </w:rPr>
          <w:delText xml:space="preserve"> ’s</w:delText>
        </w:r>
      </w:del>
      <w:r w:rsidR="00C830BB" w:rsidRPr="00857657">
        <w:rPr>
          <w:rFonts w:asciiTheme="minorHAnsi" w:hAnsiTheme="minorHAnsi" w:cstheme="minorHAnsi"/>
          <w:color w:val="000000" w:themeColor="text1"/>
          <w:sz w:val="24"/>
          <w:szCs w:val="24"/>
        </w:rPr>
        <w:t xml:space="preserve"> Mullis et al.’s (2015) </w:t>
      </w:r>
      <w:r w:rsidR="00C830BB" w:rsidRPr="0075737B">
        <w:rPr>
          <w:rFonts w:asciiTheme="minorHAnsi" w:hAnsiTheme="minorHAnsi" w:cstheme="minorHAnsi"/>
          <w:i/>
          <w:iCs/>
          <w:color w:val="000000" w:themeColor="text1"/>
          <w:sz w:val="24"/>
          <w:szCs w:val="24"/>
          <w:rPrChange w:id="256" w:author="MAC LIATHAIN, CIAN" w:date="2021-01-31T08:58:00Z">
            <w:rPr>
              <w:rFonts w:asciiTheme="minorHAnsi" w:hAnsiTheme="minorHAnsi" w:cstheme="minorHAnsi"/>
              <w:color w:val="000000" w:themeColor="text1"/>
              <w:sz w:val="24"/>
              <w:szCs w:val="24"/>
            </w:rPr>
          </w:rPrChange>
        </w:rPr>
        <w:t>Trends in International Mathematics and Science Study</w:t>
      </w:r>
      <w:r w:rsidR="00C830BB" w:rsidRPr="00857657">
        <w:rPr>
          <w:rFonts w:asciiTheme="minorHAnsi" w:hAnsiTheme="minorHAnsi" w:cstheme="minorHAnsi"/>
          <w:color w:val="000000" w:themeColor="text1"/>
          <w:sz w:val="24"/>
          <w:szCs w:val="24"/>
        </w:rPr>
        <w:t xml:space="preserve"> (TIMSS).</w:t>
      </w:r>
      <w:r w:rsidR="00D60326" w:rsidRPr="00857657">
        <w:rPr>
          <w:rFonts w:asciiTheme="minorHAnsi" w:hAnsiTheme="minorHAnsi" w:cstheme="minorHAnsi"/>
          <w:i/>
          <w:iCs/>
          <w:color w:val="000000" w:themeColor="text1"/>
          <w:sz w:val="24"/>
          <w:szCs w:val="24"/>
        </w:rPr>
        <w:t xml:space="preserve"> </w:t>
      </w:r>
    </w:p>
    <w:p w14:paraId="0F2340C3" w14:textId="000BB8DB" w:rsidR="00AF6E3A" w:rsidRDefault="00777BB3" w:rsidP="00857657">
      <w:pPr>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In terms of ICT infrastructure, </w:t>
      </w:r>
      <w:r w:rsidR="00183E64" w:rsidRPr="00857657">
        <w:rPr>
          <w:rFonts w:asciiTheme="minorHAnsi" w:hAnsiTheme="minorHAnsi" w:cstheme="minorHAnsi"/>
          <w:color w:val="000000" w:themeColor="text1"/>
          <w:sz w:val="24"/>
          <w:szCs w:val="24"/>
        </w:rPr>
        <w:t xml:space="preserve">Shiel &amp; Kelleher (2017) advise that access to </w:t>
      </w:r>
      <w:del w:id="257" w:author="MAC LIATHAIN, CIAN" w:date="2021-03-11T16:16:00Z">
        <w:r w:rsidR="00183E64" w:rsidRPr="00857657" w:rsidDel="001F1E5B">
          <w:rPr>
            <w:rFonts w:asciiTheme="minorHAnsi" w:hAnsiTheme="minorHAnsi" w:cstheme="minorHAnsi"/>
            <w:color w:val="000000" w:themeColor="text1"/>
            <w:sz w:val="24"/>
            <w:szCs w:val="24"/>
          </w:rPr>
          <w:delText xml:space="preserve">devices </w:delText>
        </w:r>
      </w:del>
      <w:ins w:id="258" w:author="MAC LIATHAIN, CIAN" w:date="2021-03-11T16:16:00Z">
        <w:r w:rsidR="001F1E5B">
          <w:rPr>
            <w:rFonts w:asciiTheme="minorHAnsi" w:hAnsiTheme="minorHAnsi" w:cstheme="minorHAnsi"/>
            <w:color w:val="000000" w:themeColor="text1"/>
            <w:sz w:val="24"/>
            <w:szCs w:val="24"/>
          </w:rPr>
          <w:t>technology</w:t>
        </w:r>
        <w:r w:rsidR="001F1E5B" w:rsidRPr="00857657">
          <w:rPr>
            <w:rFonts w:asciiTheme="minorHAnsi" w:hAnsiTheme="minorHAnsi" w:cstheme="minorHAnsi"/>
            <w:color w:val="000000" w:themeColor="text1"/>
            <w:sz w:val="24"/>
            <w:szCs w:val="24"/>
          </w:rPr>
          <w:t xml:space="preserve"> </w:t>
        </w:r>
      </w:ins>
      <w:r w:rsidR="00183E64" w:rsidRPr="00857657">
        <w:rPr>
          <w:rFonts w:asciiTheme="minorHAnsi" w:hAnsiTheme="minorHAnsi" w:cstheme="minorHAnsi"/>
          <w:color w:val="000000" w:themeColor="text1"/>
          <w:sz w:val="24"/>
          <w:szCs w:val="24"/>
        </w:rPr>
        <w:t xml:space="preserve">is low in Ireland relative to other OECD countries. </w:t>
      </w:r>
      <w:r w:rsidR="00903FA5" w:rsidRPr="00857657">
        <w:rPr>
          <w:rFonts w:asciiTheme="minorHAnsi" w:hAnsiTheme="minorHAnsi" w:cstheme="minorHAnsi"/>
          <w:color w:val="000000" w:themeColor="text1"/>
          <w:sz w:val="24"/>
          <w:szCs w:val="24"/>
        </w:rPr>
        <w:t>TIMSS</w:t>
      </w:r>
      <w:del w:id="259" w:author="MAC LIATHAIN, CIAN" w:date="2021-01-31T08:59:00Z">
        <w:r w:rsidR="00903FA5" w:rsidRPr="00857657" w:rsidDel="0075737B">
          <w:rPr>
            <w:rFonts w:asciiTheme="minorHAnsi" w:hAnsiTheme="minorHAnsi" w:cstheme="minorHAnsi"/>
            <w:color w:val="000000" w:themeColor="text1"/>
            <w:sz w:val="24"/>
            <w:szCs w:val="24"/>
          </w:rPr>
          <w:delText xml:space="preserve"> 2015</w:delText>
        </w:r>
      </w:del>
      <w:r w:rsidR="00903FA5" w:rsidRPr="00857657">
        <w:rPr>
          <w:rFonts w:asciiTheme="minorHAnsi" w:hAnsiTheme="minorHAnsi" w:cstheme="minorHAnsi"/>
          <w:color w:val="000000" w:themeColor="text1"/>
          <w:sz w:val="24"/>
          <w:szCs w:val="24"/>
        </w:rPr>
        <w:t xml:space="preserve"> investigated the availability of computers for students in second year maths classes. In Ireland, 6.3% of students were in classes reported to have individual computing devices available to students, compared to an OECD-16 average of 12.5%. Only 2.7% of students were in classes with access to shared computing devices, compared to an OECD-16 average of 13.4%. </w:t>
      </w:r>
      <w:r w:rsidR="00183E64" w:rsidRPr="00857657">
        <w:rPr>
          <w:rFonts w:asciiTheme="minorHAnsi" w:hAnsiTheme="minorHAnsi" w:cstheme="minorHAnsi"/>
          <w:color w:val="000000" w:themeColor="text1"/>
          <w:sz w:val="24"/>
          <w:szCs w:val="24"/>
        </w:rPr>
        <w:t xml:space="preserve">Just </w:t>
      </w:r>
      <w:r w:rsidR="00903FA5" w:rsidRPr="00857657">
        <w:rPr>
          <w:rFonts w:asciiTheme="minorHAnsi" w:hAnsiTheme="minorHAnsi" w:cstheme="minorHAnsi"/>
          <w:color w:val="000000" w:themeColor="text1"/>
          <w:sz w:val="24"/>
          <w:szCs w:val="24"/>
        </w:rPr>
        <w:t xml:space="preserve">20.4% of students were in schools where their class could sometimes access computers elsewhere in the school for their mathematics lesson, compared to 29.7% OECD-16 average. </w:t>
      </w:r>
      <w:r w:rsidR="00183E64" w:rsidRPr="00857657">
        <w:rPr>
          <w:rFonts w:asciiTheme="minorHAnsi" w:hAnsiTheme="minorHAnsi" w:cstheme="minorHAnsi"/>
          <w:color w:val="000000" w:themeColor="text1"/>
          <w:sz w:val="24"/>
          <w:szCs w:val="24"/>
        </w:rPr>
        <w:t>O</w:t>
      </w:r>
      <w:r w:rsidR="00903FA5" w:rsidRPr="00857657">
        <w:rPr>
          <w:rFonts w:asciiTheme="minorHAnsi" w:hAnsiTheme="minorHAnsi" w:cstheme="minorHAnsi"/>
          <w:color w:val="000000" w:themeColor="text1"/>
          <w:sz w:val="24"/>
          <w:szCs w:val="24"/>
        </w:rPr>
        <w:t xml:space="preserve">nly 25% of Irish post-primary mathematics teachers involved in </w:t>
      </w:r>
      <w:del w:id="260" w:author="MAC LIATHAIN, CIAN" w:date="2021-03-11T16:32:00Z">
        <w:r w:rsidR="00903FA5" w:rsidRPr="00857657" w:rsidDel="00C67B2B">
          <w:rPr>
            <w:rFonts w:asciiTheme="minorHAnsi" w:hAnsiTheme="minorHAnsi" w:cstheme="minorHAnsi"/>
            <w:color w:val="000000" w:themeColor="text1"/>
            <w:sz w:val="24"/>
            <w:szCs w:val="24"/>
          </w:rPr>
          <w:delText xml:space="preserve">the </w:delText>
        </w:r>
      </w:del>
      <w:r w:rsidR="00903FA5" w:rsidRPr="00857657">
        <w:rPr>
          <w:rFonts w:asciiTheme="minorHAnsi" w:hAnsiTheme="minorHAnsi" w:cstheme="minorHAnsi"/>
          <w:color w:val="000000" w:themeColor="text1"/>
          <w:sz w:val="24"/>
          <w:szCs w:val="24"/>
        </w:rPr>
        <w:t xml:space="preserve">TIMSS </w:t>
      </w:r>
      <w:del w:id="261" w:author="MAC LIATHAIN, CIAN" w:date="2021-03-11T16:32:00Z">
        <w:r w:rsidR="00903FA5" w:rsidRPr="00857657" w:rsidDel="00C67B2B">
          <w:rPr>
            <w:rFonts w:asciiTheme="minorHAnsi" w:hAnsiTheme="minorHAnsi" w:cstheme="minorHAnsi"/>
            <w:color w:val="000000" w:themeColor="text1"/>
            <w:sz w:val="24"/>
            <w:szCs w:val="24"/>
          </w:rPr>
          <w:delText xml:space="preserve">have </w:delText>
        </w:r>
      </w:del>
      <w:ins w:id="262" w:author="MAC LIATHAIN, CIAN" w:date="2021-03-11T16:32:00Z">
        <w:r w:rsidR="00C67B2B">
          <w:rPr>
            <w:rFonts w:asciiTheme="minorHAnsi" w:hAnsiTheme="minorHAnsi" w:cstheme="minorHAnsi"/>
            <w:color w:val="000000" w:themeColor="text1"/>
            <w:sz w:val="24"/>
            <w:szCs w:val="24"/>
          </w:rPr>
          <w:t>had</w:t>
        </w:r>
        <w:r w:rsidR="00C67B2B" w:rsidRPr="00857657">
          <w:rPr>
            <w:rFonts w:asciiTheme="minorHAnsi" w:hAnsiTheme="minorHAnsi" w:cstheme="minorHAnsi"/>
            <w:color w:val="000000" w:themeColor="text1"/>
            <w:sz w:val="24"/>
            <w:szCs w:val="24"/>
          </w:rPr>
          <w:t xml:space="preserve"> </w:t>
        </w:r>
      </w:ins>
      <w:r w:rsidR="00903FA5" w:rsidRPr="00857657">
        <w:rPr>
          <w:rFonts w:asciiTheme="minorHAnsi" w:hAnsiTheme="minorHAnsi" w:cstheme="minorHAnsi"/>
          <w:color w:val="000000" w:themeColor="text1"/>
          <w:sz w:val="24"/>
          <w:szCs w:val="24"/>
        </w:rPr>
        <w:t>access to a computing device for their classes, whether that be “individual devices, sharing of devices or access to devices elsewhere in school”</w:t>
      </w:r>
      <w:r w:rsidR="00183E64" w:rsidRPr="00857657">
        <w:rPr>
          <w:rFonts w:asciiTheme="minorHAnsi" w:hAnsiTheme="minorHAnsi" w:cstheme="minorHAnsi"/>
          <w:color w:val="000000" w:themeColor="text1"/>
          <w:sz w:val="24"/>
          <w:szCs w:val="24"/>
        </w:rPr>
        <w:t xml:space="preserve"> (Shiel &amp; Kelleher, 2017, p.115)</w:t>
      </w:r>
      <w:r w:rsidR="00DF316F" w:rsidRPr="00857657">
        <w:rPr>
          <w:rFonts w:asciiTheme="minorHAnsi" w:hAnsiTheme="minorHAnsi" w:cstheme="minorHAnsi"/>
          <w:color w:val="000000" w:themeColor="text1"/>
          <w:sz w:val="24"/>
          <w:szCs w:val="24"/>
        </w:rPr>
        <w:t xml:space="preserve">. </w:t>
      </w:r>
      <w:r w:rsidRPr="00857657">
        <w:rPr>
          <w:rFonts w:asciiTheme="minorHAnsi" w:hAnsiTheme="minorHAnsi" w:cstheme="minorHAnsi"/>
          <w:color w:val="000000" w:themeColor="text1"/>
          <w:sz w:val="24"/>
          <w:szCs w:val="24"/>
        </w:rPr>
        <w:t xml:space="preserve">Drawing attention </w:t>
      </w:r>
      <w:r w:rsidR="00183E64" w:rsidRPr="00857657">
        <w:rPr>
          <w:rFonts w:asciiTheme="minorHAnsi" w:hAnsiTheme="minorHAnsi" w:cstheme="minorHAnsi"/>
          <w:color w:val="000000" w:themeColor="text1"/>
          <w:sz w:val="24"/>
          <w:szCs w:val="24"/>
        </w:rPr>
        <w:t xml:space="preserve">to </w:t>
      </w:r>
      <w:r w:rsidRPr="00857657">
        <w:rPr>
          <w:rFonts w:asciiTheme="minorHAnsi" w:hAnsiTheme="minorHAnsi" w:cstheme="minorHAnsi"/>
          <w:color w:val="000000" w:themeColor="text1"/>
          <w:sz w:val="24"/>
          <w:szCs w:val="24"/>
        </w:rPr>
        <w:t xml:space="preserve">the area of professional </w:t>
      </w:r>
      <w:r w:rsidRPr="00857657">
        <w:rPr>
          <w:rFonts w:asciiTheme="minorHAnsi" w:hAnsiTheme="minorHAnsi" w:cstheme="minorHAnsi"/>
          <w:color w:val="000000" w:themeColor="text1"/>
          <w:sz w:val="24"/>
          <w:szCs w:val="24"/>
        </w:rPr>
        <w:lastRenderedPageBreak/>
        <w:t>development, Shiel &amp; Kelleher (2017</w:t>
      </w:r>
      <w:r w:rsidR="00DF316F" w:rsidRPr="00857657">
        <w:rPr>
          <w:rFonts w:asciiTheme="minorHAnsi" w:hAnsiTheme="minorHAnsi" w:cstheme="minorHAnsi"/>
          <w:color w:val="000000" w:themeColor="text1"/>
          <w:sz w:val="24"/>
          <w:szCs w:val="24"/>
        </w:rPr>
        <w:t>, p.169</w:t>
      </w:r>
      <w:r w:rsidRPr="00857657">
        <w:rPr>
          <w:rFonts w:asciiTheme="minorHAnsi" w:hAnsiTheme="minorHAnsi" w:cstheme="minorHAnsi"/>
          <w:color w:val="000000" w:themeColor="text1"/>
          <w:sz w:val="24"/>
          <w:szCs w:val="24"/>
        </w:rPr>
        <w:t>) explain</w:t>
      </w:r>
      <w:r w:rsidR="00D60326" w:rsidRPr="00857657">
        <w:rPr>
          <w:rFonts w:asciiTheme="minorHAnsi" w:hAnsiTheme="minorHAnsi" w:cstheme="minorHAnsi"/>
          <w:color w:val="000000" w:themeColor="text1"/>
          <w:sz w:val="24"/>
          <w:szCs w:val="24"/>
        </w:rPr>
        <w:t xml:space="preserve"> </w:t>
      </w:r>
      <w:r w:rsidRPr="00857657">
        <w:rPr>
          <w:rFonts w:asciiTheme="minorHAnsi" w:hAnsiTheme="minorHAnsi" w:cstheme="minorHAnsi"/>
          <w:color w:val="000000" w:themeColor="text1"/>
          <w:sz w:val="24"/>
          <w:szCs w:val="24"/>
        </w:rPr>
        <w:t xml:space="preserve">that </w:t>
      </w:r>
      <w:r w:rsidR="00DF316F" w:rsidRPr="00857657">
        <w:rPr>
          <w:rFonts w:asciiTheme="minorHAnsi" w:hAnsiTheme="minorHAnsi" w:cstheme="minorHAnsi"/>
          <w:color w:val="000000" w:themeColor="text1"/>
          <w:sz w:val="24"/>
          <w:szCs w:val="24"/>
        </w:rPr>
        <w:t>w</w:t>
      </w:r>
      <w:r w:rsidR="00183E64" w:rsidRPr="00857657">
        <w:rPr>
          <w:rFonts w:asciiTheme="minorHAnsi" w:hAnsiTheme="minorHAnsi" w:cstheme="minorHAnsi"/>
          <w:color w:val="000000" w:themeColor="text1"/>
          <w:sz w:val="24"/>
          <w:szCs w:val="24"/>
        </w:rPr>
        <w:t xml:space="preserve">hile </w:t>
      </w:r>
      <w:r w:rsidR="00D60326" w:rsidRPr="00857657">
        <w:rPr>
          <w:rFonts w:asciiTheme="minorHAnsi" w:hAnsiTheme="minorHAnsi" w:cstheme="minorHAnsi"/>
          <w:color w:val="000000" w:themeColor="text1"/>
          <w:sz w:val="24"/>
          <w:szCs w:val="24"/>
        </w:rPr>
        <w:t xml:space="preserve">65.2% </w:t>
      </w:r>
      <w:r w:rsidRPr="00857657">
        <w:rPr>
          <w:rFonts w:asciiTheme="minorHAnsi" w:hAnsiTheme="minorHAnsi" w:cstheme="minorHAnsi"/>
          <w:color w:val="000000" w:themeColor="text1"/>
          <w:sz w:val="24"/>
          <w:szCs w:val="24"/>
        </w:rPr>
        <w:t xml:space="preserve">of the Irish teachers </w:t>
      </w:r>
      <w:r w:rsidR="00183E64" w:rsidRPr="00857657">
        <w:rPr>
          <w:rFonts w:asciiTheme="minorHAnsi" w:hAnsiTheme="minorHAnsi" w:cstheme="minorHAnsi"/>
          <w:color w:val="000000" w:themeColor="text1"/>
          <w:sz w:val="24"/>
          <w:szCs w:val="24"/>
        </w:rPr>
        <w:t>involved in</w:t>
      </w:r>
      <w:r w:rsidRPr="00857657">
        <w:rPr>
          <w:rFonts w:asciiTheme="minorHAnsi" w:hAnsiTheme="minorHAnsi" w:cstheme="minorHAnsi"/>
          <w:color w:val="000000" w:themeColor="text1"/>
          <w:sz w:val="24"/>
          <w:szCs w:val="24"/>
        </w:rPr>
        <w:t xml:space="preserve"> </w:t>
      </w:r>
      <w:r w:rsidR="00D60326" w:rsidRPr="00857657">
        <w:rPr>
          <w:rFonts w:asciiTheme="minorHAnsi" w:hAnsiTheme="minorHAnsi" w:cstheme="minorHAnsi"/>
          <w:color w:val="000000" w:themeColor="text1"/>
          <w:sz w:val="24"/>
          <w:szCs w:val="24"/>
        </w:rPr>
        <w:t xml:space="preserve">TIMSS </w:t>
      </w:r>
      <w:r w:rsidRPr="00857657">
        <w:rPr>
          <w:rFonts w:asciiTheme="minorHAnsi" w:hAnsiTheme="minorHAnsi" w:cstheme="minorHAnsi"/>
          <w:color w:val="000000" w:themeColor="text1"/>
          <w:sz w:val="24"/>
          <w:szCs w:val="24"/>
        </w:rPr>
        <w:t>had</w:t>
      </w:r>
      <w:r w:rsidR="00D60326" w:rsidRPr="00857657">
        <w:rPr>
          <w:rFonts w:asciiTheme="minorHAnsi" w:hAnsiTheme="minorHAnsi" w:cstheme="minorHAnsi"/>
          <w:color w:val="000000" w:themeColor="text1"/>
          <w:sz w:val="24"/>
          <w:szCs w:val="24"/>
        </w:rPr>
        <w:t xml:space="preserve"> </w:t>
      </w:r>
      <w:r w:rsidRPr="00857657">
        <w:rPr>
          <w:rFonts w:asciiTheme="minorHAnsi" w:hAnsiTheme="minorHAnsi" w:cstheme="minorHAnsi"/>
          <w:color w:val="000000" w:themeColor="text1"/>
          <w:sz w:val="24"/>
          <w:szCs w:val="24"/>
        </w:rPr>
        <w:t xml:space="preserve">undergone </w:t>
      </w:r>
      <w:r w:rsidR="00D60326" w:rsidRPr="00857657">
        <w:rPr>
          <w:rFonts w:asciiTheme="minorHAnsi" w:hAnsiTheme="minorHAnsi" w:cstheme="minorHAnsi"/>
          <w:color w:val="000000" w:themeColor="text1"/>
          <w:sz w:val="24"/>
          <w:szCs w:val="24"/>
        </w:rPr>
        <w:t xml:space="preserve">professional development in </w:t>
      </w:r>
      <w:r w:rsidRPr="00857657">
        <w:rPr>
          <w:rFonts w:asciiTheme="minorHAnsi" w:hAnsiTheme="minorHAnsi" w:cstheme="minorHAnsi"/>
          <w:color w:val="000000" w:themeColor="text1"/>
          <w:sz w:val="24"/>
          <w:szCs w:val="24"/>
        </w:rPr>
        <w:t xml:space="preserve">the area of ICT use in mathematics teaching, </w:t>
      </w:r>
      <w:r w:rsidR="00D60326" w:rsidRPr="00857657">
        <w:rPr>
          <w:rFonts w:asciiTheme="minorHAnsi" w:hAnsiTheme="minorHAnsi" w:cstheme="minorHAnsi"/>
          <w:color w:val="000000" w:themeColor="text1"/>
          <w:sz w:val="24"/>
          <w:szCs w:val="24"/>
        </w:rPr>
        <w:t xml:space="preserve">compared to </w:t>
      </w:r>
      <w:r w:rsidR="00183E64" w:rsidRPr="00857657">
        <w:rPr>
          <w:rFonts w:asciiTheme="minorHAnsi" w:hAnsiTheme="minorHAnsi" w:cstheme="minorHAnsi"/>
          <w:color w:val="000000" w:themeColor="text1"/>
          <w:sz w:val="24"/>
          <w:szCs w:val="24"/>
        </w:rPr>
        <w:t xml:space="preserve">a </w:t>
      </w:r>
      <w:r w:rsidRPr="00857657">
        <w:rPr>
          <w:rFonts w:asciiTheme="minorHAnsi" w:hAnsiTheme="minorHAnsi" w:cstheme="minorHAnsi"/>
          <w:color w:val="000000" w:themeColor="text1"/>
          <w:sz w:val="24"/>
          <w:szCs w:val="24"/>
        </w:rPr>
        <w:t xml:space="preserve">45.1% </w:t>
      </w:r>
      <w:r w:rsidR="00D60326" w:rsidRPr="00857657">
        <w:rPr>
          <w:rFonts w:asciiTheme="minorHAnsi" w:hAnsiTheme="minorHAnsi" w:cstheme="minorHAnsi"/>
          <w:color w:val="000000" w:themeColor="text1"/>
          <w:sz w:val="24"/>
          <w:szCs w:val="24"/>
        </w:rPr>
        <w:t>OECD-16</w:t>
      </w:r>
      <w:r w:rsidR="00183E64" w:rsidRPr="00857657">
        <w:rPr>
          <w:rFonts w:asciiTheme="minorHAnsi" w:hAnsiTheme="minorHAnsi" w:cstheme="minorHAnsi"/>
          <w:color w:val="000000" w:themeColor="text1"/>
          <w:sz w:val="24"/>
          <w:szCs w:val="24"/>
        </w:rPr>
        <w:t xml:space="preserve"> average, </w:t>
      </w:r>
      <w:r w:rsidR="00DF316F" w:rsidRPr="00857657">
        <w:rPr>
          <w:rFonts w:asciiTheme="minorHAnsi" w:hAnsiTheme="minorHAnsi" w:cstheme="minorHAnsi"/>
          <w:color w:val="000000" w:themeColor="text1"/>
          <w:sz w:val="24"/>
          <w:szCs w:val="24"/>
        </w:rPr>
        <w:t>many of those</w:t>
      </w:r>
      <w:r w:rsidR="00183E64" w:rsidRPr="00857657">
        <w:rPr>
          <w:rFonts w:asciiTheme="minorHAnsi" w:hAnsiTheme="minorHAnsi" w:cstheme="minorHAnsi"/>
          <w:color w:val="000000" w:themeColor="text1"/>
          <w:sz w:val="24"/>
          <w:szCs w:val="24"/>
        </w:rPr>
        <w:t xml:space="preserve"> teachers</w:t>
      </w:r>
      <w:r w:rsidR="00933D57" w:rsidRPr="00857657">
        <w:rPr>
          <w:rFonts w:asciiTheme="minorHAnsi" w:hAnsiTheme="minorHAnsi" w:cstheme="minorHAnsi"/>
          <w:color w:val="000000" w:themeColor="text1"/>
          <w:sz w:val="24"/>
          <w:szCs w:val="24"/>
        </w:rPr>
        <w:t xml:space="preserve"> felt </w:t>
      </w:r>
      <w:r w:rsidR="00DF316F" w:rsidRPr="00857657">
        <w:rPr>
          <w:rFonts w:asciiTheme="minorHAnsi" w:hAnsiTheme="minorHAnsi" w:cstheme="minorHAnsi"/>
          <w:color w:val="000000" w:themeColor="text1"/>
          <w:sz w:val="24"/>
          <w:szCs w:val="24"/>
        </w:rPr>
        <w:t>“</w:t>
      </w:r>
      <w:r w:rsidR="00183E64" w:rsidRPr="00857657">
        <w:rPr>
          <w:rFonts w:asciiTheme="minorHAnsi" w:hAnsiTheme="minorHAnsi" w:cstheme="minorHAnsi"/>
          <w:color w:val="000000" w:themeColor="text1"/>
          <w:sz w:val="24"/>
          <w:szCs w:val="24"/>
        </w:rPr>
        <w:t>a</w:t>
      </w:r>
      <w:r w:rsidR="00D60326" w:rsidRPr="00857657">
        <w:rPr>
          <w:rFonts w:asciiTheme="minorHAnsi" w:hAnsiTheme="minorHAnsi" w:cstheme="minorHAnsi"/>
          <w:color w:val="000000" w:themeColor="text1"/>
          <w:sz w:val="24"/>
          <w:szCs w:val="24"/>
        </w:rPr>
        <w:t xml:space="preserve"> lack confidence in the use of ICTs for mathematics teaching and learning</w:t>
      </w:r>
      <w:r w:rsidR="00DF316F" w:rsidRPr="00857657">
        <w:rPr>
          <w:rFonts w:asciiTheme="minorHAnsi" w:hAnsiTheme="minorHAnsi" w:cstheme="minorHAnsi"/>
          <w:color w:val="000000" w:themeColor="text1"/>
          <w:sz w:val="24"/>
          <w:szCs w:val="24"/>
        </w:rPr>
        <w:t>” and “</w:t>
      </w:r>
      <w:r w:rsidR="00D60326" w:rsidRPr="00857657">
        <w:rPr>
          <w:rFonts w:asciiTheme="minorHAnsi" w:hAnsiTheme="minorHAnsi" w:cstheme="minorHAnsi"/>
          <w:color w:val="000000" w:themeColor="text1"/>
          <w:sz w:val="24"/>
          <w:szCs w:val="24"/>
        </w:rPr>
        <w:t>unable to maximise its potential</w:t>
      </w:r>
      <w:r w:rsidR="00DF316F" w:rsidRPr="00857657">
        <w:rPr>
          <w:rFonts w:asciiTheme="minorHAnsi" w:hAnsiTheme="minorHAnsi" w:cstheme="minorHAnsi"/>
          <w:color w:val="000000" w:themeColor="text1"/>
          <w:sz w:val="24"/>
          <w:szCs w:val="24"/>
        </w:rPr>
        <w:t>” even when ICT infrastructure is available.</w:t>
      </w:r>
    </w:p>
    <w:p w14:paraId="5F875A0E" w14:textId="77777777" w:rsidR="00391B2C" w:rsidRPr="00857657" w:rsidRDefault="00391B2C" w:rsidP="00857657">
      <w:pPr>
        <w:spacing w:line="360" w:lineRule="auto"/>
        <w:rPr>
          <w:rFonts w:asciiTheme="minorHAnsi" w:hAnsiTheme="minorHAnsi" w:cstheme="minorHAnsi"/>
          <w:color w:val="000000" w:themeColor="text1"/>
          <w:sz w:val="24"/>
          <w:szCs w:val="24"/>
        </w:rPr>
      </w:pPr>
    </w:p>
    <w:p w14:paraId="1E2E0C40" w14:textId="055B03DF" w:rsidR="00D60326" w:rsidRPr="00857657" w:rsidDel="00F807E5" w:rsidRDefault="00D44DCB" w:rsidP="00857657">
      <w:pPr>
        <w:spacing w:line="360" w:lineRule="auto"/>
        <w:rPr>
          <w:del w:id="263" w:author="MAC LIATHAIN, CIAN" w:date="2021-03-11T16:20:00Z"/>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Participant teachers reported using ICT</w:t>
      </w:r>
      <w:del w:id="264" w:author="MAC LIATHAIN, CIAN" w:date="2021-03-11T16:35:00Z">
        <w:r w:rsidRPr="00857657" w:rsidDel="00C67B2B">
          <w:rPr>
            <w:rFonts w:asciiTheme="minorHAnsi" w:hAnsiTheme="minorHAnsi" w:cstheme="minorHAnsi"/>
            <w:color w:val="000000" w:themeColor="text1"/>
            <w:sz w:val="24"/>
            <w:szCs w:val="24"/>
          </w:rPr>
          <w:delText>s</w:delText>
        </w:r>
      </w:del>
      <w:r w:rsidRPr="00857657">
        <w:rPr>
          <w:rFonts w:asciiTheme="minorHAnsi" w:hAnsiTheme="minorHAnsi" w:cstheme="minorHAnsi"/>
          <w:color w:val="000000" w:themeColor="text1"/>
          <w:sz w:val="24"/>
          <w:szCs w:val="24"/>
        </w:rPr>
        <w:t xml:space="preserve"> for “classroom demonstrations, checking of homework, taking classroom- and home-administered tests, and as a tool for students to use in proble</w:t>
      </w:r>
      <w:r w:rsidR="00346246" w:rsidRPr="00857657">
        <w:rPr>
          <w:rFonts w:asciiTheme="minorHAnsi" w:hAnsiTheme="minorHAnsi" w:cstheme="minorHAnsi"/>
          <w:color w:val="000000" w:themeColor="text1"/>
          <w:sz w:val="24"/>
          <w:szCs w:val="24"/>
        </w:rPr>
        <w:t>m solving” (Shiel &amp; Kelleher, 201</w:t>
      </w:r>
      <w:ins w:id="265" w:author="MAC LIATHAIN, CIAN" w:date="2021-03-11T16:26:00Z">
        <w:r w:rsidR="00F807E5">
          <w:rPr>
            <w:rFonts w:asciiTheme="minorHAnsi" w:hAnsiTheme="minorHAnsi" w:cstheme="minorHAnsi"/>
            <w:color w:val="000000" w:themeColor="text1"/>
            <w:sz w:val="24"/>
            <w:szCs w:val="24"/>
          </w:rPr>
          <w:t>7</w:t>
        </w:r>
      </w:ins>
      <w:del w:id="266" w:author="MAC LIATHAIN, CIAN" w:date="2021-03-11T16:26:00Z">
        <w:r w:rsidR="00346246" w:rsidRPr="00857657" w:rsidDel="00F807E5">
          <w:rPr>
            <w:rFonts w:asciiTheme="minorHAnsi" w:hAnsiTheme="minorHAnsi" w:cstheme="minorHAnsi"/>
            <w:color w:val="000000" w:themeColor="text1"/>
            <w:sz w:val="24"/>
            <w:szCs w:val="24"/>
          </w:rPr>
          <w:delText>7</w:delText>
        </w:r>
      </w:del>
      <w:r w:rsidR="00346246" w:rsidRPr="00857657">
        <w:rPr>
          <w:rFonts w:asciiTheme="minorHAnsi" w:hAnsiTheme="minorHAnsi" w:cstheme="minorHAnsi"/>
          <w:color w:val="000000" w:themeColor="text1"/>
          <w:sz w:val="24"/>
          <w:szCs w:val="24"/>
        </w:rPr>
        <w:t xml:space="preserve">, p.137). The most common use was for classroom demonstrations, and GeoGebra was reported to be the most common resource used. The dynamic geometry and algebra software was </w:t>
      </w:r>
      <w:r w:rsidR="00AF6E3A" w:rsidRPr="00857657">
        <w:rPr>
          <w:rFonts w:asciiTheme="minorHAnsi" w:hAnsiTheme="minorHAnsi" w:cstheme="minorHAnsi"/>
          <w:color w:val="000000" w:themeColor="text1"/>
          <w:sz w:val="24"/>
          <w:szCs w:val="24"/>
        </w:rPr>
        <w:t xml:space="preserve">praised for improving classroom demonstrations, student visualisation and problem solving </w:t>
      </w:r>
      <w:del w:id="267" w:author="MAC LIATHAIN, CIAN" w:date="2021-03-11T16:34:00Z">
        <w:r w:rsidR="00AF6E3A" w:rsidRPr="00857657" w:rsidDel="00C67B2B">
          <w:rPr>
            <w:rFonts w:asciiTheme="minorHAnsi" w:hAnsiTheme="minorHAnsi" w:cstheme="minorHAnsi"/>
            <w:color w:val="000000" w:themeColor="text1"/>
            <w:sz w:val="24"/>
            <w:szCs w:val="24"/>
          </w:rPr>
          <w:delText>(Shiel &amp; Kelleher, 2017).</w:delText>
        </w:r>
      </w:del>
      <w:ins w:id="268" w:author="MAC LIATHAIN, CIAN" w:date="2021-03-11T16:34:00Z">
        <w:r w:rsidR="00C67B2B">
          <w:rPr>
            <w:rFonts w:asciiTheme="minorHAnsi" w:hAnsiTheme="minorHAnsi" w:cstheme="minorHAnsi"/>
            <w:color w:val="000000" w:themeColor="text1"/>
            <w:sz w:val="24"/>
            <w:szCs w:val="24"/>
          </w:rPr>
          <w:t>but</w:t>
        </w:r>
      </w:ins>
      <w:r w:rsidR="00AF6E3A" w:rsidRPr="00857657">
        <w:rPr>
          <w:rFonts w:asciiTheme="minorHAnsi" w:hAnsiTheme="minorHAnsi" w:cstheme="minorHAnsi"/>
          <w:color w:val="000000" w:themeColor="text1"/>
          <w:sz w:val="24"/>
          <w:szCs w:val="24"/>
        </w:rPr>
        <w:t xml:space="preserve"> </w:t>
      </w:r>
      <w:ins w:id="269" w:author="MAC LIATHAIN, CIAN" w:date="2021-03-11T16:37:00Z">
        <w:r w:rsidR="00C67B2B">
          <w:rPr>
            <w:rFonts w:asciiTheme="minorHAnsi" w:hAnsiTheme="minorHAnsi" w:cstheme="minorHAnsi"/>
            <w:color w:val="000000" w:themeColor="text1"/>
            <w:sz w:val="24"/>
            <w:szCs w:val="24"/>
          </w:rPr>
          <w:t>concern was</w:t>
        </w:r>
      </w:ins>
      <w:ins w:id="270" w:author="MAC LIATHAIN, CIAN" w:date="2021-03-11T16:38:00Z">
        <w:r w:rsidR="00C67B2B">
          <w:rPr>
            <w:rFonts w:asciiTheme="minorHAnsi" w:hAnsiTheme="minorHAnsi" w:cstheme="minorHAnsi"/>
            <w:color w:val="000000" w:themeColor="text1"/>
            <w:sz w:val="24"/>
            <w:szCs w:val="24"/>
          </w:rPr>
          <w:t xml:space="preserve"> also</w:t>
        </w:r>
      </w:ins>
      <w:ins w:id="271" w:author="MAC LIATHAIN, CIAN" w:date="2021-03-11T16:37:00Z">
        <w:r w:rsidR="00C67B2B">
          <w:rPr>
            <w:rFonts w:asciiTheme="minorHAnsi" w:hAnsiTheme="minorHAnsi" w:cstheme="minorHAnsi"/>
            <w:color w:val="000000" w:themeColor="text1"/>
            <w:sz w:val="24"/>
            <w:szCs w:val="24"/>
          </w:rPr>
          <w:t xml:space="preserve"> expressed for how</w:t>
        </w:r>
      </w:ins>
      <w:del w:id="272" w:author="MAC LIATHAIN, CIAN" w:date="2021-03-11T16:35:00Z">
        <w:r w:rsidR="00AF6E3A" w:rsidRPr="00857657" w:rsidDel="00C67B2B">
          <w:rPr>
            <w:rFonts w:asciiTheme="minorHAnsi" w:hAnsiTheme="minorHAnsi" w:cstheme="minorHAnsi"/>
            <w:color w:val="000000" w:themeColor="text1"/>
            <w:sz w:val="24"/>
            <w:szCs w:val="24"/>
          </w:rPr>
          <w:delText>An issue raised, however, with its teacher-centred use</w:delText>
        </w:r>
      </w:del>
      <w:del w:id="273" w:author="MAC LIATHAIN, CIAN" w:date="2021-03-11T16:37:00Z">
        <w:r w:rsidR="00AF6E3A" w:rsidRPr="00857657" w:rsidDel="00C67B2B">
          <w:rPr>
            <w:rFonts w:asciiTheme="minorHAnsi" w:hAnsiTheme="minorHAnsi" w:cstheme="minorHAnsi"/>
            <w:color w:val="000000" w:themeColor="text1"/>
            <w:sz w:val="24"/>
            <w:szCs w:val="24"/>
          </w:rPr>
          <w:delText>:</w:delText>
        </w:r>
      </w:del>
      <w:r w:rsidR="00AF6E3A" w:rsidRPr="00857657">
        <w:rPr>
          <w:rFonts w:asciiTheme="minorHAnsi" w:hAnsiTheme="minorHAnsi" w:cstheme="minorHAnsi"/>
          <w:color w:val="000000" w:themeColor="text1"/>
          <w:sz w:val="24"/>
          <w:szCs w:val="24"/>
        </w:rPr>
        <w:t xml:space="preserve"> “it appears that teachers are using GeoGebra (and other software) in class more often than students” (Shiel &amp; Kelleher, 2017</w:t>
      </w:r>
      <w:ins w:id="274" w:author="MAC LIATHAIN, CIAN" w:date="2021-03-11T16:38:00Z">
        <w:r w:rsidR="00835A60">
          <w:rPr>
            <w:rFonts w:asciiTheme="minorHAnsi" w:hAnsiTheme="minorHAnsi" w:cstheme="minorHAnsi"/>
            <w:color w:val="000000" w:themeColor="text1"/>
            <w:sz w:val="24"/>
            <w:szCs w:val="24"/>
          </w:rPr>
          <w:t xml:space="preserve">, </w:t>
        </w:r>
      </w:ins>
      <w:ins w:id="275" w:author="MAC LIATHAIN, CIAN" w:date="2021-03-11T16:39:00Z">
        <w:r w:rsidR="00835A60">
          <w:rPr>
            <w:rFonts w:asciiTheme="minorHAnsi" w:hAnsiTheme="minorHAnsi" w:cstheme="minorHAnsi"/>
            <w:color w:val="000000" w:themeColor="text1"/>
            <w:sz w:val="24"/>
            <w:szCs w:val="24"/>
          </w:rPr>
          <w:t>p.137</w:t>
        </w:r>
      </w:ins>
      <w:del w:id="276" w:author="MAC LIATHAIN, CIAN" w:date="2021-01-31T09:06:00Z">
        <w:r w:rsidR="00AF6E3A" w:rsidRPr="00857657" w:rsidDel="00BD3D03">
          <w:rPr>
            <w:rFonts w:asciiTheme="minorHAnsi" w:hAnsiTheme="minorHAnsi" w:cstheme="minorHAnsi"/>
            <w:color w:val="000000" w:themeColor="text1"/>
            <w:sz w:val="24"/>
            <w:szCs w:val="24"/>
          </w:rPr>
          <w:delText>, p.137</w:delText>
        </w:r>
      </w:del>
      <w:r w:rsidR="00AF6E3A" w:rsidRPr="00857657">
        <w:rPr>
          <w:rFonts w:asciiTheme="minorHAnsi" w:hAnsiTheme="minorHAnsi" w:cstheme="minorHAnsi"/>
          <w:color w:val="000000" w:themeColor="text1"/>
          <w:sz w:val="24"/>
          <w:szCs w:val="24"/>
        </w:rPr>
        <w:t>).</w:t>
      </w:r>
      <w:r w:rsidR="00953744" w:rsidRPr="00857657">
        <w:rPr>
          <w:rFonts w:asciiTheme="minorHAnsi" w:hAnsiTheme="minorHAnsi" w:cstheme="minorHAnsi"/>
          <w:color w:val="000000" w:themeColor="text1"/>
          <w:sz w:val="24"/>
          <w:szCs w:val="24"/>
        </w:rPr>
        <w:t xml:space="preserve"> </w:t>
      </w:r>
      <w:r w:rsidR="00AF6E3A" w:rsidRPr="00857657">
        <w:rPr>
          <w:rFonts w:asciiTheme="minorHAnsi" w:hAnsiTheme="minorHAnsi" w:cstheme="minorHAnsi"/>
          <w:color w:val="000000" w:themeColor="text1"/>
          <w:sz w:val="24"/>
          <w:szCs w:val="24"/>
        </w:rPr>
        <w:t>Some participant teachers failed to see the value of ICT</w:t>
      </w:r>
      <w:ins w:id="277" w:author="MAC LIATHAIN, CIAN" w:date="2021-03-11T16:38:00Z">
        <w:r w:rsidR="00C67B2B">
          <w:rPr>
            <w:rFonts w:asciiTheme="minorHAnsi" w:hAnsiTheme="minorHAnsi" w:cstheme="minorHAnsi"/>
            <w:color w:val="000000" w:themeColor="text1"/>
            <w:sz w:val="24"/>
            <w:szCs w:val="24"/>
          </w:rPr>
          <w:t xml:space="preserve"> use</w:t>
        </w:r>
      </w:ins>
      <w:del w:id="278" w:author="MAC LIATHAIN, CIAN" w:date="2021-03-11T16:35:00Z">
        <w:r w:rsidR="00AF6E3A" w:rsidRPr="00857657" w:rsidDel="00C67B2B">
          <w:rPr>
            <w:rFonts w:asciiTheme="minorHAnsi" w:hAnsiTheme="minorHAnsi" w:cstheme="minorHAnsi"/>
            <w:color w:val="000000" w:themeColor="text1"/>
            <w:sz w:val="24"/>
            <w:szCs w:val="24"/>
          </w:rPr>
          <w:delText>s</w:delText>
        </w:r>
      </w:del>
      <w:r w:rsidR="00AF6E3A" w:rsidRPr="00857657">
        <w:rPr>
          <w:rFonts w:asciiTheme="minorHAnsi" w:hAnsiTheme="minorHAnsi" w:cstheme="minorHAnsi"/>
          <w:color w:val="000000" w:themeColor="text1"/>
          <w:sz w:val="24"/>
          <w:szCs w:val="24"/>
        </w:rPr>
        <w:t xml:space="preserve">, </w:t>
      </w:r>
      <w:del w:id="279" w:author="MAC LIATHAIN, CIAN" w:date="2021-01-31T09:00:00Z">
        <w:r w:rsidR="00AF6E3A" w:rsidRPr="00857657" w:rsidDel="0075737B">
          <w:rPr>
            <w:rFonts w:asciiTheme="minorHAnsi" w:hAnsiTheme="minorHAnsi" w:cstheme="minorHAnsi"/>
            <w:color w:val="000000" w:themeColor="text1"/>
            <w:sz w:val="24"/>
            <w:szCs w:val="24"/>
          </w:rPr>
          <w:delText xml:space="preserve">as </w:delText>
        </w:r>
      </w:del>
      <w:ins w:id="280" w:author="MAC LIATHAIN, CIAN" w:date="2021-01-31T09:00:00Z">
        <w:r w:rsidR="0075737B">
          <w:rPr>
            <w:rFonts w:asciiTheme="minorHAnsi" w:hAnsiTheme="minorHAnsi" w:cstheme="minorHAnsi"/>
            <w:color w:val="000000" w:themeColor="text1"/>
            <w:sz w:val="24"/>
            <w:szCs w:val="24"/>
          </w:rPr>
          <w:t>commenting that</w:t>
        </w:r>
        <w:r w:rsidR="0075737B" w:rsidRPr="00857657">
          <w:rPr>
            <w:rFonts w:asciiTheme="minorHAnsi" w:hAnsiTheme="minorHAnsi" w:cstheme="minorHAnsi"/>
            <w:color w:val="000000" w:themeColor="text1"/>
            <w:sz w:val="24"/>
            <w:szCs w:val="24"/>
          </w:rPr>
          <w:t xml:space="preserve"> </w:t>
        </w:r>
      </w:ins>
      <w:r w:rsidR="00AF6E3A" w:rsidRPr="00857657">
        <w:rPr>
          <w:rFonts w:asciiTheme="minorHAnsi" w:hAnsiTheme="minorHAnsi" w:cstheme="minorHAnsi"/>
          <w:color w:val="000000" w:themeColor="text1"/>
          <w:sz w:val="24"/>
          <w:szCs w:val="24"/>
        </w:rPr>
        <w:t>these technologies</w:t>
      </w:r>
      <w:r w:rsidR="00953744" w:rsidRPr="00857657">
        <w:rPr>
          <w:rFonts w:asciiTheme="minorHAnsi" w:hAnsiTheme="minorHAnsi" w:cstheme="minorHAnsi"/>
          <w:color w:val="000000" w:themeColor="text1"/>
          <w:sz w:val="24"/>
          <w:szCs w:val="24"/>
        </w:rPr>
        <w:t xml:space="preserve"> </w:t>
      </w:r>
      <w:r w:rsidR="00AF6E3A" w:rsidRPr="00857657">
        <w:rPr>
          <w:rFonts w:asciiTheme="minorHAnsi" w:hAnsiTheme="minorHAnsi" w:cstheme="minorHAnsi"/>
          <w:color w:val="000000" w:themeColor="text1"/>
          <w:sz w:val="24"/>
          <w:szCs w:val="24"/>
        </w:rPr>
        <w:t>would not be available to students in their exams.</w:t>
      </w:r>
      <w:r w:rsidR="00953744" w:rsidRPr="00857657">
        <w:rPr>
          <w:rFonts w:asciiTheme="minorHAnsi" w:hAnsiTheme="minorHAnsi" w:cstheme="minorHAnsi"/>
          <w:color w:val="000000" w:themeColor="text1"/>
          <w:sz w:val="24"/>
          <w:szCs w:val="24"/>
        </w:rPr>
        <w:t xml:space="preserve"> Others</w:t>
      </w:r>
      <w:r w:rsidR="008E71ED" w:rsidRPr="00857657">
        <w:rPr>
          <w:rFonts w:asciiTheme="minorHAnsi" w:hAnsiTheme="minorHAnsi" w:cstheme="minorHAnsi"/>
          <w:color w:val="000000" w:themeColor="text1"/>
          <w:sz w:val="24"/>
          <w:szCs w:val="24"/>
        </w:rPr>
        <w:t xml:space="preserve"> </w:t>
      </w:r>
      <w:r w:rsidRPr="00857657">
        <w:rPr>
          <w:rFonts w:asciiTheme="minorHAnsi" w:hAnsiTheme="minorHAnsi" w:cstheme="minorHAnsi"/>
          <w:color w:val="000000" w:themeColor="text1"/>
          <w:sz w:val="24"/>
          <w:szCs w:val="24"/>
        </w:rPr>
        <w:t>acknowledged the potent</w:t>
      </w:r>
      <w:r w:rsidR="00953744" w:rsidRPr="00857657">
        <w:rPr>
          <w:rFonts w:asciiTheme="minorHAnsi" w:hAnsiTheme="minorHAnsi" w:cstheme="minorHAnsi"/>
          <w:color w:val="000000" w:themeColor="text1"/>
          <w:sz w:val="24"/>
          <w:szCs w:val="24"/>
        </w:rPr>
        <w:t xml:space="preserve">ial </w:t>
      </w:r>
      <w:r w:rsidRPr="00857657">
        <w:rPr>
          <w:rFonts w:asciiTheme="minorHAnsi" w:hAnsiTheme="minorHAnsi" w:cstheme="minorHAnsi"/>
          <w:color w:val="000000" w:themeColor="text1"/>
          <w:sz w:val="24"/>
          <w:szCs w:val="24"/>
        </w:rPr>
        <w:t>of ICT integration and the constructivist teaching practices encouraged by the Project Maths Development Team, but these are often seen as impractical compared to quicker, traditional, method</w:t>
      </w:r>
      <w:r w:rsidR="00953744" w:rsidRPr="00857657">
        <w:rPr>
          <w:rFonts w:asciiTheme="minorHAnsi" w:hAnsiTheme="minorHAnsi" w:cstheme="minorHAnsi"/>
          <w:color w:val="000000" w:themeColor="text1"/>
          <w:sz w:val="24"/>
          <w:szCs w:val="24"/>
        </w:rPr>
        <w:t>s</w:t>
      </w:r>
      <w:r w:rsidRPr="00857657">
        <w:rPr>
          <w:rFonts w:asciiTheme="minorHAnsi" w:hAnsiTheme="minorHAnsi" w:cstheme="minorHAnsi"/>
          <w:color w:val="000000" w:themeColor="text1"/>
          <w:sz w:val="24"/>
          <w:szCs w:val="24"/>
        </w:rPr>
        <w:t xml:space="preserve">: “you either get the course completely done or you do it in the spirit of Project Maths, in which case you run out of time” (Shiel &amp; Kelleher, </w:t>
      </w:r>
      <w:ins w:id="281" w:author="MAC LIATHAIN, CIAN" w:date="2021-03-11T16:26:00Z">
        <w:r w:rsidR="00F807E5">
          <w:rPr>
            <w:rFonts w:asciiTheme="minorHAnsi" w:hAnsiTheme="minorHAnsi" w:cstheme="minorHAnsi"/>
            <w:color w:val="000000" w:themeColor="text1"/>
            <w:sz w:val="24"/>
            <w:szCs w:val="24"/>
          </w:rPr>
          <w:t xml:space="preserve">2017, </w:t>
        </w:r>
      </w:ins>
      <w:r w:rsidRPr="00857657">
        <w:rPr>
          <w:rFonts w:asciiTheme="minorHAnsi" w:hAnsiTheme="minorHAnsi" w:cstheme="minorHAnsi"/>
          <w:color w:val="000000" w:themeColor="text1"/>
          <w:sz w:val="24"/>
          <w:szCs w:val="24"/>
        </w:rPr>
        <w:t>p</w:t>
      </w:r>
      <w:ins w:id="282" w:author="MAC LIATHAIN, CIAN" w:date="2021-03-11T16:26:00Z">
        <w:r w:rsidR="00F807E5">
          <w:rPr>
            <w:rFonts w:asciiTheme="minorHAnsi" w:hAnsiTheme="minorHAnsi" w:cstheme="minorHAnsi"/>
            <w:color w:val="000000" w:themeColor="text1"/>
            <w:sz w:val="24"/>
            <w:szCs w:val="24"/>
          </w:rPr>
          <w:t>.</w:t>
        </w:r>
      </w:ins>
      <w:del w:id="283" w:author="MAC LIATHAIN, CIAN" w:date="2021-03-11T16:26:00Z">
        <w:r w:rsidRPr="00857657" w:rsidDel="00F807E5">
          <w:rPr>
            <w:rFonts w:asciiTheme="minorHAnsi" w:hAnsiTheme="minorHAnsi" w:cstheme="minorHAnsi"/>
            <w:color w:val="000000" w:themeColor="text1"/>
            <w:sz w:val="24"/>
            <w:szCs w:val="24"/>
          </w:rPr>
          <w:delText>.</w:delText>
        </w:r>
      </w:del>
      <w:r w:rsidRPr="00857657">
        <w:rPr>
          <w:rFonts w:asciiTheme="minorHAnsi" w:hAnsiTheme="minorHAnsi" w:cstheme="minorHAnsi"/>
          <w:color w:val="000000" w:themeColor="text1"/>
          <w:sz w:val="24"/>
          <w:szCs w:val="24"/>
        </w:rPr>
        <w:t>124)</w:t>
      </w:r>
      <w:ins w:id="284" w:author="MAC LIATHAIN, CIAN" w:date="2021-03-11T16:20:00Z">
        <w:r w:rsidR="00F807E5">
          <w:rPr>
            <w:rFonts w:asciiTheme="minorHAnsi" w:hAnsiTheme="minorHAnsi" w:cstheme="minorHAnsi"/>
            <w:color w:val="000000" w:themeColor="text1"/>
            <w:sz w:val="24"/>
            <w:szCs w:val="24"/>
          </w:rPr>
          <w:t>.</w:t>
        </w:r>
      </w:ins>
      <w:ins w:id="285" w:author="MAC LIATHAIN, CIAN" w:date="2021-03-11T16:26:00Z">
        <w:r w:rsidR="00F807E5">
          <w:rPr>
            <w:rFonts w:asciiTheme="minorHAnsi" w:hAnsiTheme="minorHAnsi" w:cstheme="minorHAnsi"/>
            <w:color w:val="000000" w:themeColor="text1"/>
            <w:sz w:val="24"/>
            <w:szCs w:val="24"/>
          </w:rPr>
          <w:t xml:space="preserve"> </w:t>
        </w:r>
      </w:ins>
    </w:p>
    <w:p w14:paraId="508BAB4D" w14:textId="792E284E" w:rsidR="00391B2C" w:rsidRDefault="004E6224" w:rsidP="00857657">
      <w:pPr>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It is evident that the integration of ICT in Ireland’s mathematics classrooms is constrained not only by first-order </w:t>
      </w:r>
      <w:r w:rsidR="008E71ED" w:rsidRPr="00857657">
        <w:rPr>
          <w:rFonts w:asciiTheme="minorHAnsi" w:hAnsiTheme="minorHAnsi" w:cstheme="minorHAnsi"/>
          <w:color w:val="000000" w:themeColor="text1"/>
          <w:sz w:val="24"/>
          <w:szCs w:val="24"/>
        </w:rPr>
        <w:t>barriers</w:t>
      </w:r>
      <w:r w:rsidRPr="00857657">
        <w:rPr>
          <w:rFonts w:asciiTheme="minorHAnsi" w:hAnsiTheme="minorHAnsi" w:cstheme="minorHAnsi"/>
          <w:color w:val="000000" w:themeColor="text1"/>
          <w:sz w:val="24"/>
          <w:szCs w:val="24"/>
        </w:rPr>
        <w:t xml:space="preserve"> </w:t>
      </w:r>
      <w:r w:rsidR="008E71ED" w:rsidRPr="00857657">
        <w:rPr>
          <w:rFonts w:asciiTheme="minorHAnsi" w:hAnsiTheme="minorHAnsi" w:cstheme="minorHAnsi"/>
          <w:color w:val="000000" w:themeColor="text1"/>
          <w:sz w:val="24"/>
          <w:szCs w:val="24"/>
        </w:rPr>
        <w:t xml:space="preserve">like limited available technological resources, but also second-order barriers </w:t>
      </w:r>
      <w:r w:rsidR="00953744" w:rsidRPr="00857657">
        <w:rPr>
          <w:rFonts w:asciiTheme="minorHAnsi" w:hAnsiTheme="minorHAnsi" w:cstheme="minorHAnsi"/>
          <w:color w:val="000000" w:themeColor="text1"/>
          <w:sz w:val="24"/>
          <w:szCs w:val="24"/>
        </w:rPr>
        <w:t xml:space="preserve">like teacher beliefs. </w:t>
      </w:r>
      <w:r w:rsidR="008E71ED" w:rsidRPr="00857657">
        <w:rPr>
          <w:rFonts w:asciiTheme="minorHAnsi" w:hAnsiTheme="minorHAnsi" w:cstheme="minorHAnsi"/>
          <w:color w:val="000000" w:themeColor="text1"/>
          <w:sz w:val="24"/>
          <w:szCs w:val="24"/>
        </w:rPr>
        <w:t>Shiel &amp; Kelleher (2017, xx) advise that</w:t>
      </w:r>
      <w:r w:rsidRPr="00857657">
        <w:rPr>
          <w:rFonts w:asciiTheme="minorHAnsi" w:hAnsiTheme="minorHAnsi" w:cstheme="minorHAnsi"/>
          <w:color w:val="000000" w:themeColor="text1"/>
          <w:sz w:val="24"/>
          <w:szCs w:val="24"/>
        </w:rPr>
        <w:t xml:space="preserve"> </w:t>
      </w:r>
      <w:r w:rsidR="000828DD" w:rsidRPr="00857657">
        <w:rPr>
          <w:rFonts w:asciiTheme="minorHAnsi" w:hAnsiTheme="minorHAnsi" w:cstheme="minorHAnsi"/>
          <w:color w:val="000000" w:themeColor="text1"/>
          <w:sz w:val="24"/>
          <w:szCs w:val="24"/>
        </w:rPr>
        <w:t>“there is significant scope for enhancing the use of ICTs for mathematics, and teachers need additional support in the area.”</w:t>
      </w:r>
      <w:ins w:id="286" w:author="MAC LIATHAIN, CIAN" w:date="2021-03-11T16:27:00Z">
        <w:r w:rsidR="00F807E5">
          <w:rPr>
            <w:rFonts w:asciiTheme="minorHAnsi" w:hAnsiTheme="minorHAnsi" w:cstheme="minorHAnsi"/>
            <w:color w:val="000000" w:themeColor="text1"/>
            <w:sz w:val="24"/>
            <w:szCs w:val="24"/>
          </w:rPr>
          <w:t>.</w:t>
        </w:r>
      </w:ins>
      <w:del w:id="287" w:author="MAC LIATHAIN, CIAN" w:date="2021-03-11T16:27:00Z">
        <w:r w:rsidR="000828DD" w:rsidRPr="00857657" w:rsidDel="00F807E5">
          <w:rPr>
            <w:rFonts w:asciiTheme="minorHAnsi" w:hAnsiTheme="minorHAnsi" w:cstheme="minorHAnsi"/>
            <w:color w:val="000000" w:themeColor="text1"/>
            <w:sz w:val="24"/>
            <w:szCs w:val="24"/>
          </w:rPr>
          <w:delText xml:space="preserve"> (Shiel &amp; Kelleher, 2017, xx)</w:delText>
        </w:r>
        <w:r w:rsidRPr="00857657" w:rsidDel="00F807E5">
          <w:rPr>
            <w:rFonts w:asciiTheme="minorHAnsi" w:hAnsiTheme="minorHAnsi" w:cstheme="minorHAnsi"/>
            <w:color w:val="000000" w:themeColor="text1"/>
            <w:sz w:val="24"/>
            <w:szCs w:val="24"/>
          </w:rPr>
          <w:delText xml:space="preserve">. </w:delText>
        </w:r>
      </w:del>
    </w:p>
    <w:p w14:paraId="3F52A677" w14:textId="77777777" w:rsidR="00391B2C" w:rsidRPr="00857657" w:rsidRDefault="00391B2C" w:rsidP="00857657">
      <w:pPr>
        <w:spacing w:line="360" w:lineRule="auto"/>
        <w:rPr>
          <w:rFonts w:asciiTheme="minorHAnsi" w:hAnsiTheme="minorHAnsi" w:cstheme="minorHAnsi"/>
          <w:color w:val="000000" w:themeColor="text1"/>
          <w:sz w:val="24"/>
          <w:szCs w:val="24"/>
        </w:rPr>
      </w:pPr>
    </w:p>
    <w:p w14:paraId="5B51FAEC" w14:textId="269EEB30" w:rsidR="00391B2C" w:rsidDel="007B532D" w:rsidRDefault="00953744" w:rsidP="00857657">
      <w:pPr>
        <w:spacing w:line="360" w:lineRule="auto"/>
        <w:rPr>
          <w:del w:id="288" w:author="MAC LIATHAIN, CIAN" w:date="2021-03-11T16:56:00Z"/>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Tondeur et al. (2008, p.</w:t>
      </w:r>
      <w:del w:id="289" w:author="MAC LIATHAIN, CIAN" w:date="2021-01-31T09:07:00Z">
        <w:r w:rsidRPr="00857657" w:rsidDel="00BD3D03">
          <w:rPr>
            <w:rFonts w:asciiTheme="minorHAnsi" w:hAnsiTheme="minorHAnsi" w:cstheme="minorHAnsi"/>
            <w:color w:val="000000" w:themeColor="text1"/>
            <w:sz w:val="24"/>
            <w:szCs w:val="24"/>
          </w:rPr>
          <w:delText xml:space="preserve"> </w:delText>
        </w:r>
      </w:del>
      <w:r w:rsidRPr="00857657">
        <w:rPr>
          <w:rFonts w:asciiTheme="minorHAnsi" w:hAnsiTheme="minorHAnsi" w:cstheme="minorHAnsi"/>
          <w:color w:val="000000" w:themeColor="text1"/>
          <w:sz w:val="24"/>
          <w:szCs w:val="24"/>
        </w:rPr>
        <w:t xml:space="preserve">2550) advise that the relationship between teachers’ beliefs and actions is bi-directional, explaining that “beliefs lead to actions, which, in turn, lead to the creation of new, reconstructed or reaffirmed beliefs”. </w:t>
      </w:r>
      <w:del w:id="290" w:author="MAC LIATHAIN, CIAN" w:date="2021-03-11T16:28:00Z">
        <w:r w:rsidRPr="00857657" w:rsidDel="00C67B2B">
          <w:rPr>
            <w:rFonts w:asciiTheme="minorHAnsi" w:hAnsiTheme="minorHAnsi" w:cstheme="minorHAnsi"/>
            <w:color w:val="000000" w:themeColor="text1"/>
            <w:sz w:val="24"/>
            <w:szCs w:val="24"/>
          </w:rPr>
          <w:delText>Based on this, they</w:delText>
        </w:r>
      </w:del>
      <w:ins w:id="291" w:author="MAC LIATHAIN, CIAN" w:date="2021-03-11T16:28:00Z">
        <w:r w:rsidR="00C67B2B">
          <w:rPr>
            <w:rFonts w:asciiTheme="minorHAnsi" w:hAnsiTheme="minorHAnsi" w:cstheme="minorHAnsi"/>
            <w:color w:val="000000" w:themeColor="text1"/>
            <w:sz w:val="24"/>
            <w:szCs w:val="24"/>
          </w:rPr>
          <w:t>They</w:t>
        </w:r>
      </w:ins>
      <w:r w:rsidRPr="00857657">
        <w:rPr>
          <w:rFonts w:asciiTheme="minorHAnsi" w:hAnsiTheme="minorHAnsi" w:cstheme="minorHAnsi"/>
          <w:color w:val="000000" w:themeColor="text1"/>
          <w:sz w:val="24"/>
          <w:szCs w:val="24"/>
        </w:rPr>
        <w:t xml:space="preserve"> suggest that certain types of ICT use can motivate teachers to develop a more </w:t>
      </w:r>
      <w:del w:id="292" w:author="MAC LIATHAIN, CIAN" w:date="2021-03-11T16:53:00Z">
        <w:r w:rsidRPr="00857657" w:rsidDel="007B532D">
          <w:rPr>
            <w:rFonts w:asciiTheme="minorHAnsi" w:hAnsiTheme="minorHAnsi" w:cstheme="minorHAnsi"/>
            <w:color w:val="000000" w:themeColor="text1"/>
            <w:sz w:val="24"/>
            <w:szCs w:val="24"/>
          </w:rPr>
          <w:delText xml:space="preserve">student-centred, </w:delText>
        </w:r>
      </w:del>
      <w:r w:rsidRPr="00857657">
        <w:rPr>
          <w:rFonts w:asciiTheme="minorHAnsi" w:hAnsiTheme="minorHAnsi" w:cstheme="minorHAnsi"/>
          <w:color w:val="000000" w:themeColor="text1"/>
          <w:sz w:val="24"/>
          <w:szCs w:val="24"/>
        </w:rPr>
        <w:t>constructivist</w:t>
      </w:r>
      <w:del w:id="293" w:author="MAC LIATHAIN, CIAN" w:date="2021-03-11T16:53:00Z">
        <w:r w:rsidRPr="00857657" w:rsidDel="007B532D">
          <w:rPr>
            <w:rFonts w:asciiTheme="minorHAnsi" w:hAnsiTheme="minorHAnsi" w:cstheme="minorHAnsi"/>
            <w:color w:val="000000" w:themeColor="text1"/>
            <w:sz w:val="24"/>
            <w:szCs w:val="24"/>
          </w:rPr>
          <w:delText>,</w:delText>
        </w:r>
      </w:del>
      <w:r w:rsidRPr="00857657">
        <w:rPr>
          <w:rFonts w:asciiTheme="minorHAnsi" w:hAnsiTheme="minorHAnsi" w:cstheme="minorHAnsi"/>
          <w:color w:val="000000" w:themeColor="text1"/>
          <w:sz w:val="24"/>
          <w:szCs w:val="24"/>
        </w:rPr>
        <w:t xml:space="preserve"> </w:t>
      </w:r>
      <w:del w:id="294" w:author="MAC LIATHAIN, CIAN" w:date="2021-03-11T16:53:00Z">
        <w:r w:rsidRPr="00857657" w:rsidDel="007B532D">
          <w:rPr>
            <w:rFonts w:asciiTheme="minorHAnsi" w:hAnsiTheme="minorHAnsi" w:cstheme="minorHAnsi"/>
            <w:color w:val="000000" w:themeColor="text1"/>
            <w:sz w:val="24"/>
            <w:szCs w:val="24"/>
          </w:rPr>
          <w:delText>approach to teaching</w:delText>
        </w:r>
      </w:del>
      <w:ins w:id="295" w:author="MAC LIATHAIN, CIAN" w:date="2021-03-11T16:53:00Z">
        <w:r w:rsidR="007B532D">
          <w:rPr>
            <w:rFonts w:asciiTheme="minorHAnsi" w:hAnsiTheme="minorHAnsi" w:cstheme="minorHAnsi"/>
            <w:color w:val="000000" w:themeColor="text1"/>
            <w:sz w:val="24"/>
            <w:szCs w:val="24"/>
          </w:rPr>
          <w:t>practice,</w:t>
        </w:r>
      </w:ins>
      <w:r w:rsidRPr="00857657">
        <w:rPr>
          <w:rFonts w:asciiTheme="minorHAnsi" w:hAnsiTheme="minorHAnsi" w:cstheme="minorHAnsi"/>
          <w:color w:val="000000" w:themeColor="text1"/>
          <w:sz w:val="24"/>
          <w:szCs w:val="24"/>
        </w:rPr>
        <w:t xml:space="preserve"> </w:t>
      </w:r>
      <w:del w:id="296" w:author="MAC LIATHAIN, CIAN" w:date="2021-03-11T16:28:00Z">
        <w:r w:rsidRPr="00857657" w:rsidDel="00C67B2B">
          <w:rPr>
            <w:rFonts w:asciiTheme="minorHAnsi" w:hAnsiTheme="minorHAnsi" w:cstheme="minorHAnsi"/>
            <w:color w:val="000000" w:themeColor="text1"/>
            <w:sz w:val="24"/>
            <w:szCs w:val="24"/>
          </w:rPr>
          <w:delText>(Tondeur et al., 2008). F</w:delText>
        </w:r>
      </w:del>
      <w:del w:id="297" w:author="MAC LIATHAIN, CIAN" w:date="2021-03-11T16:52:00Z">
        <w:r w:rsidRPr="00857657" w:rsidDel="007B532D">
          <w:rPr>
            <w:rFonts w:asciiTheme="minorHAnsi" w:hAnsiTheme="minorHAnsi" w:cstheme="minorHAnsi"/>
            <w:color w:val="000000" w:themeColor="text1"/>
            <w:sz w:val="24"/>
            <w:szCs w:val="24"/>
          </w:rPr>
          <w:delText xml:space="preserve">or this to occur, the </w:delText>
        </w:r>
      </w:del>
      <w:ins w:id="298" w:author="MAC LIATHAIN, CIAN" w:date="2021-03-11T16:52:00Z">
        <w:r w:rsidR="007B532D">
          <w:rPr>
            <w:rFonts w:asciiTheme="minorHAnsi" w:hAnsiTheme="minorHAnsi" w:cstheme="minorHAnsi"/>
            <w:color w:val="000000" w:themeColor="text1"/>
            <w:sz w:val="24"/>
            <w:szCs w:val="24"/>
          </w:rPr>
          <w:t xml:space="preserve">but the </w:t>
        </w:r>
      </w:ins>
      <w:r w:rsidRPr="00857657">
        <w:rPr>
          <w:rFonts w:asciiTheme="minorHAnsi" w:hAnsiTheme="minorHAnsi" w:cstheme="minorHAnsi"/>
          <w:color w:val="000000" w:themeColor="text1"/>
          <w:sz w:val="24"/>
          <w:szCs w:val="24"/>
        </w:rPr>
        <w:t>teacher “must see the utility of using a particular technology”</w:t>
      </w:r>
      <w:ins w:id="299" w:author="MAC LIATHAIN, CIAN" w:date="2021-03-11T16:52:00Z">
        <w:r w:rsidR="007B532D">
          <w:rPr>
            <w:rFonts w:asciiTheme="minorHAnsi" w:hAnsiTheme="minorHAnsi" w:cstheme="minorHAnsi"/>
            <w:color w:val="000000" w:themeColor="text1"/>
            <w:sz w:val="24"/>
            <w:szCs w:val="24"/>
          </w:rPr>
          <w:t xml:space="preserve"> f</w:t>
        </w:r>
        <w:r w:rsidR="007B532D" w:rsidRPr="00857657">
          <w:rPr>
            <w:rFonts w:asciiTheme="minorHAnsi" w:hAnsiTheme="minorHAnsi" w:cstheme="minorHAnsi"/>
            <w:color w:val="000000" w:themeColor="text1"/>
            <w:sz w:val="24"/>
            <w:szCs w:val="24"/>
          </w:rPr>
          <w:t>or this to occur</w:t>
        </w:r>
      </w:ins>
      <w:r w:rsidRPr="00857657">
        <w:rPr>
          <w:rFonts w:asciiTheme="minorHAnsi" w:hAnsiTheme="minorHAnsi" w:cstheme="minorHAnsi"/>
          <w:color w:val="000000" w:themeColor="text1"/>
          <w:sz w:val="24"/>
          <w:szCs w:val="24"/>
        </w:rPr>
        <w:t xml:space="preserve"> (Tondeur et al., 2008, p. 2551).</w:t>
      </w:r>
      <w:ins w:id="300" w:author="MAC LIATHAIN, CIAN" w:date="2021-03-11T16:56:00Z">
        <w:r w:rsidR="007B532D">
          <w:rPr>
            <w:rFonts w:asciiTheme="minorHAnsi" w:hAnsiTheme="minorHAnsi" w:cstheme="minorHAnsi"/>
            <w:color w:val="000000" w:themeColor="text1"/>
            <w:sz w:val="24"/>
            <w:szCs w:val="24"/>
          </w:rPr>
          <w:t xml:space="preserve"> </w:t>
        </w:r>
      </w:ins>
    </w:p>
    <w:p w14:paraId="5880610C" w14:textId="1EF6312A" w:rsidR="00A70E6A" w:rsidRDefault="00953744" w:rsidP="00857657">
      <w:pPr>
        <w:spacing w:line="360" w:lineRule="auto"/>
        <w:rPr>
          <w:rFonts w:asciiTheme="minorHAnsi" w:hAnsiTheme="minorHAnsi" w:cstheme="minorHAnsi"/>
          <w:b/>
          <w:bCs/>
          <w:color w:val="000000" w:themeColor="text1"/>
          <w:sz w:val="24"/>
          <w:szCs w:val="24"/>
        </w:rPr>
      </w:pPr>
      <w:r w:rsidRPr="00857657">
        <w:rPr>
          <w:rFonts w:asciiTheme="minorHAnsi" w:hAnsiTheme="minorHAnsi" w:cstheme="minorHAnsi"/>
          <w:color w:val="000000" w:themeColor="text1"/>
          <w:sz w:val="24"/>
          <w:szCs w:val="24"/>
        </w:rPr>
        <w:t>As outlined above, teacher</w:t>
      </w:r>
      <w:del w:id="301" w:author="MAC LIATHAIN, CIAN" w:date="2021-01-30T11:28:00Z">
        <w:r w:rsidRPr="00857657" w:rsidDel="00531973">
          <w:rPr>
            <w:rFonts w:asciiTheme="minorHAnsi" w:hAnsiTheme="minorHAnsi" w:cstheme="minorHAnsi"/>
            <w:color w:val="000000" w:themeColor="text1"/>
            <w:sz w:val="24"/>
            <w:szCs w:val="24"/>
          </w:rPr>
          <w:delText>’</w:delText>
        </w:r>
      </w:del>
      <w:r w:rsidRPr="00857657">
        <w:rPr>
          <w:rFonts w:asciiTheme="minorHAnsi" w:hAnsiTheme="minorHAnsi" w:cstheme="minorHAnsi"/>
          <w:color w:val="000000" w:themeColor="text1"/>
          <w:sz w:val="24"/>
          <w:szCs w:val="24"/>
        </w:rPr>
        <w:t>s</w:t>
      </w:r>
      <w:ins w:id="302" w:author="MAC LIATHAIN, CIAN" w:date="2021-01-30T11:28:00Z">
        <w:r w:rsidR="00531973">
          <w:rPr>
            <w:rFonts w:asciiTheme="minorHAnsi" w:hAnsiTheme="minorHAnsi" w:cstheme="minorHAnsi"/>
            <w:color w:val="000000" w:themeColor="text1"/>
            <w:sz w:val="24"/>
            <w:szCs w:val="24"/>
          </w:rPr>
          <w:t>'</w:t>
        </w:r>
      </w:ins>
      <w:del w:id="303" w:author="MAC LIATHAIN, CIAN" w:date="2021-01-30T11:28:00Z">
        <w:r w:rsidRPr="00857657" w:rsidDel="00531973">
          <w:rPr>
            <w:rFonts w:asciiTheme="minorHAnsi" w:hAnsiTheme="minorHAnsi" w:cstheme="minorHAnsi"/>
            <w:color w:val="000000" w:themeColor="text1"/>
            <w:sz w:val="24"/>
            <w:szCs w:val="24"/>
          </w:rPr>
          <w:delText xml:space="preserve"> possible ICT</w:delText>
        </w:r>
      </w:del>
      <w:r w:rsidRPr="00857657">
        <w:rPr>
          <w:rFonts w:asciiTheme="minorHAnsi" w:hAnsiTheme="minorHAnsi" w:cstheme="minorHAnsi"/>
          <w:color w:val="000000" w:themeColor="text1"/>
          <w:sz w:val="24"/>
          <w:szCs w:val="24"/>
        </w:rPr>
        <w:t xml:space="preserve"> use</w:t>
      </w:r>
      <w:ins w:id="304" w:author="MAC LIATHAIN, CIAN" w:date="2021-01-30T11:28:00Z">
        <w:r w:rsidR="00531973">
          <w:rPr>
            <w:rFonts w:asciiTheme="minorHAnsi" w:hAnsiTheme="minorHAnsi" w:cstheme="minorHAnsi"/>
            <w:color w:val="000000" w:themeColor="text1"/>
            <w:sz w:val="24"/>
            <w:szCs w:val="24"/>
          </w:rPr>
          <w:t xml:space="preserve"> of ICT</w:t>
        </w:r>
      </w:ins>
      <w:r w:rsidRPr="00857657">
        <w:rPr>
          <w:rFonts w:asciiTheme="minorHAnsi" w:hAnsiTheme="minorHAnsi" w:cstheme="minorHAnsi"/>
          <w:color w:val="000000" w:themeColor="text1"/>
          <w:sz w:val="24"/>
          <w:szCs w:val="24"/>
        </w:rPr>
        <w:t xml:space="preserve"> is </w:t>
      </w:r>
      <w:del w:id="305" w:author="MAC LIATHAIN, CIAN" w:date="2021-01-30T11:29:00Z">
        <w:r w:rsidRPr="00857657" w:rsidDel="00531973">
          <w:rPr>
            <w:rFonts w:asciiTheme="minorHAnsi" w:hAnsiTheme="minorHAnsi" w:cstheme="minorHAnsi"/>
            <w:color w:val="000000" w:themeColor="text1"/>
            <w:sz w:val="24"/>
            <w:szCs w:val="24"/>
          </w:rPr>
          <w:delText xml:space="preserve">being </w:delText>
        </w:r>
      </w:del>
      <w:r w:rsidRPr="00857657">
        <w:rPr>
          <w:rFonts w:asciiTheme="minorHAnsi" w:hAnsiTheme="minorHAnsi" w:cstheme="minorHAnsi"/>
          <w:color w:val="000000" w:themeColor="text1"/>
          <w:sz w:val="24"/>
          <w:szCs w:val="24"/>
        </w:rPr>
        <w:t xml:space="preserve">influenced by other factors like technological </w:t>
      </w:r>
      <w:r w:rsidR="00613201" w:rsidRPr="00857657">
        <w:rPr>
          <w:rFonts w:asciiTheme="minorHAnsi" w:hAnsiTheme="minorHAnsi" w:cstheme="minorHAnsi"/>
          <w:color w:val="000000" w:themeColor="text1"/>
          <w:sz w:val="24"/>
          <w:szCs w:val="24"/>
        </w:rPr>
        <w:t>infrastructure</w:t>
      </w:r>
      <w:r w:rsidRPr="00857657">
        <w:rPr>
          <w:rFonts w:asciiTheme="minorHAnsi" w:hAnsiTheme="minorHAnsi" w:cstheme="minorHAnsi"/>
          <w:color w:val="000000" w:themeColor="text1"/>
          <w:sz w:val="24"/>
          <w:szCs w:val="24"/>
        </w:rPr>
        <w:t xml:space="preserve">, pedagogical orientation, curriculum and assessment demands, </w:t>
      </w:r>
      <w:r w:rsidRPr="00857657">
        <w:rPr>
          <w:rFonts w:asciiTheme="minorHAnsi" w:hAnsiTheme="minorHAnsi" w:cstheme="minorHAnsi"/>
          <w:color w:val="000000" w:themeColor="text1"/>
          <w:sz w:val="24"/>
          <w:szCs w:val="24"/>
        </w:rPr>
        <w:lastRenderedPageBreak/>
        <w:t xml:space="preserve">and time constraints. For teachers to see the utility of a particular technology, </w:t>
      </w:r>
      <w:r w:rsidR="00613201" w:rsidRPr="00857657">
        <w:rPr>
          <w:rFonts w:asciiTheme="minorHAnsi" w:hAnsiTheme="minorHAnsi" w:cstheme="minorHAnsi"/>
          <w:color w:val="000000" w:themeColor="text1"/>
          <w:sz w:val="24"/>
          <w:szCs w:val="24"/>
        </w:rPr>
        <w:t xml:space="preserve">it is </w:t>
      </w:r>
      <w:r w:rsidRPr="00857657">
        <w:rPr>
          <w:rFonts w:asciiTheme="minorHAnsi" w:hAnsiTheme="minorHAnsi" w:cstheme="minorHAnsi"/>
          <w:color w:val="000000" w:themeColor="text1"/>
          <w:sz w:val="24"/>
          <w:szCs w:val="24"/>
        </w:rPr>
        <w:t xml:space="preserve">important to consider </w:t>
      </w:r>
      <w:r w:rsidR="00E952D8" w:rsidRPr="00857657">
        <w:rPr>
          <w:rFonts w:asciiTheme="minorHAnsi" w:hAnsiTheme="minorHAnsi" w:cstheme="minorHAnsi"/>
          <w:color w:val="000000" w:themeColor="text1"/>
          <w:sz w:val="24"/>
          <w:szCs w:val="24"/>
        </w:rPr>
        <w:t xml:space="preserve">the </w:t>
      </w:r>
      <w:r w:rsidR="007900E8" w:rsidRPr="00857657">
        <w:rPr>
          <w:rFonts w:asciiTheme="minorHAnsi" w:hAnsiTheme="minorHAnsi" w:cstheme="minorHAnsi"/>
          <w:color w:val="000000" w:themeColor="text1"/>
          <w:sz w:val="24"/>
          <w:szCs w:val="24"/>
        </w:rPr>
        <w:t xml:space="preserve">wider context </w:t>
      </w:r>
      <w:r w:rsidR="00E952D8" w:rsidRPr="00857657">
        <w:rPr>
          <w:rFonts w:asciiTheme="minorHAnsi" w:hAnsiTheme="minorHAnsi" w:cstheme="minorHAnsi"/>
          <w:color w:val="000000" w:themeColor="text1"/>
          <w:sz w:val="24"/>
          <w:szCs w:val="24"/>
        </w:rPr>
        <w:t>of their practice</w:t>
      </w:r>
      <w:ins w:id="306" w:author="MAC LIATHAIN, CIAN" w:date="2021-03-11T17:19:00Z">
        <w:r w:rsidR="0072416B">
          <w:rPr>
            <w:rFonts w:asciiTheme="minorHAnsi" w:hAnsiTheme="minorHAnsi" w:cstheme="minorHAnsi"/>
            <w:color w:val="000000" w:themeColor="text1"/>
            <w:sz w:val="24"/>
            <w:szCs w:val="24"/>
          </w:rPr>
          <w:t>, as i</w:t>
        </w:r>
      </w:ins>
      <w:del w:id="307" w:author="MAC LIATHAIN, CIAN" w:date="2021-03-11T17:19:00Z">
        <w:r w:rsidR="00E952D8" w:rsidRPr="00857657" w:rsidDel="0072416B">
          <w:rPr>
            <w:rFonts w:asciiTheme="minorHAnsi" w:hAnsiTheme="minorHAnsi" w:cstheme="minorHAnsi"/>
            <w:color w:val="000000" w:themeColor="text1"/>
            <w:sz w:val="24"/>
            <w:szCs w:val="24"/>
          </w:rPr>
          <w:delText>.</w:delText>
        </w:r>
      </w:del>
      <w:del w:id="308" w:author="MAC LIATHAIN, CIAN" w:date="2021-03-11T16:59:00Z">
        <w:r w:rsidR="007900E8" w:rsidRPr="00857657" w:rsidDel="007B532D">
          <w:rPr>
            <w:rFonts w:asciiTheme="minorHAnsi" w:hAnsiTheme="minorHAnsi" w:cstheme="minorHAnsi"/>
            <w:color w:val="000000" w:themeColor="text1"/>
            <w:sz w:val="24"/>
            <w:szCs w:val="24"/>
          </w:rPr>
          <w:delText xml:space="preserve"> </w:delText>
        </w:r>
        <w:r w:rsidR="00682F61" w:rsidRPr="00857657" w:rsidDel="007B532D">
          <w:rPr>
            <w:rFonts w:asciiTheme="minorHAnsi" w:hAnsiTheme="minorHAnsi" w:cstheme="minorHAnsi"/>
            <w:color w:val="000000" w:themeColor="text1"/>
            <w:sz w:val="24"/>
            <w:szCs w:val="24"/>
          </w:rPr>
          <w:delText>For example,</w:delText>
        </w:r>
      </w:del>
      <w:del w:id="309" w:author="MAC LIATHAIN, CIAN" w:date="2021-03-11T16:57:00Z">
        <w:r w:rsidR="00682F61" w:rsidRPr="00857657" w:rsidDel="007B532D">
          <w:rPr>
            <w:rFonts w:asciiTheme="minorHAnsi" w:hAnsiTheme="minorHAnsi" w:cstheme="minorHAnsi"/>
            <w:color w:val="000000" w:themeColor="text1"/>
            <w:sz w:val="24"/>
            <w:szCs w:val="24"/>
          </w:rPr>
          <w:delText xml:space="preserve"> with </w:delText>
        </w:r>
      </w:del>
      <w:del w:id="310" w:author="MAC LIATHAIN, CIAN" w:date="2021-03-11T16:59:00Z">
        <w:r w:rsidR="00682F61" w:rsidRPr="00857657" w:rsidDel="007B532D">
          <w:rPr>
            <w:rFonts w:asciiTheme="minorHAnsi" w:hAnsiTheme="minorHAnsi" w:cstheme="minorHAnsi"/>
            <w:color w:val="000000" w:themeColor="text1"/>
            <w:sz w:val="24"/>
            <w:szCs w:val="24"/>
          </w:rPr>
          <w:delText>t</w:delText>
        </w:r>
        <w:r w:rsidR="00597D97" w:rsidRPr="00857657" w:rsidDel="007B532D">
          <w:rPr>
            <w:rFonts w:asciiTheme="minorHAnsi" w:hAnsiTheme="minorHAnsi" w:cstheme="minorHAnsi"/>
            <w:color w:val="000000" w:themeColor="text1"/>
            <w:sz w:val="24"/>
            <w:szCs w:val="24"/>
          </w:rPr>
          <w:delText xml:space="preserve">he </w:delText>
        </w:r>
      </w:del>
      <w:ins w:id="311" w:author="MAC LIATHAIN, CIAN" w:date="2021-03-11T17:17:00Z">
        <w:r w:rsidR="0072416B">
          <w:rPr>
            <w:rFonts w:asciiTheme="minorHAnsi" w:hAnsiTheme="minorHAnsi" w:cstheme="minorHAnsi"/>
            <w:color w:val="000000" w:themeColor="text1"/>
            <w:sz w:val="24"/>
            <w:szCs w:val="24"/>
          </w:rPr>
          <w:t xml:space="preserve">t is possible </w:t>
        </w:r>
        <w:r w:rsidR="0072416B" w:rsidRPr="00857657">
          <w:rPr>
            <w:rFonts w:asciiTheme="minorHAnsi" w:hAnsiTheme="minorHAnsi" w:cstheme="minorHAnsi"/>
            <w:color w:val="000000" w:themeColor="text1"/>
            <w:sz w:val="24"/>
            <w:szCs w:val="24"/>
          </w:rPr>
          <w:t xml:space="preserve">that other </w:t>
        </w:r>
        <w:r w:rsidR="0072416B">
          <w:rPr>
            <w:rFonts w:asciiTheme="minorHAnsi" w:hAnsiTheme="minorHAnsi" w:cstheme="minorHAnsi"/>
            <w:color w:val="000000" w:themeColor="text1"/>
            <w:sz w:val="24"/>
            <w:szCs w:val="24"/>
          </w:rPr>
          <w:t>pedagogical demands made</w:t>
        </w:r>
        <w:r w:rsidR="0072416B" w:rsidRPr="00857657">
          <w:rPr>
            <w:rFonts w:asciiTheme="minorHAnsi" w:hAnsiTheme="minorHAnsi" w:cstheme="minorHAnsi"/>
            <w:color w:val="000000" w:themeColor="text1"/>
            <w:sz w:val="24"/>
            <w:szCs w:val="24"/>
          </w:rPr>
          <w:t xml:space="preserve"> </w:t>
        </w:r>
        <w:r w:rsidR="0072416B" w:rsidRPr="00857657">
          <w:rPr>
            <w:rFonts w:asciiTheme="minorHAnsi" w:hAnsiTheme="minorHAnsi" w:cstheme="minorHAnsi"/>
            <w:color w:val="000000" w:themeColor="text1"/>
            <w:sz w:val="24"/>
            <w:szCs w:val="24"/>
          </w:rPr>
          <w:t xml:space="preserve">of </w:t>
        </w:r>
        <w:r w:rsidR="0072416B">
          <w:rPr>
            <w:rFonts w:asciiTheme="minorHAnsi" w:hAnsiTheme="minorHAnsi" w:cstheme="minorHAnsi"/>
            <w:color w:val="000000" w:themeColor="text1"/>
            <w:sz w:val="24"/>
            <w:szCs w:val="24"/>
          </w:rPr>
          <w:t>mathematics teachers</w:t>
        </w:r>
        <w:r w:rsidR="0072416B" w:rsidRPr="00857657">
          <w:rPr>
            <w:rFonts w:asciiTheme="minorHAnsi" w:hAnsiTheme="minorHAnsi" w:cstheme="minorHAnsi"/>
            <w:color w:val="000000" w:themeColor="text1"/>
            <w:sz w:val="24"/>
            <w:szCs w:val="24"/>
          </w:rPr>
          <w:t xml:space="preserve"> </w:t>
        </w:r>
        <w:r w:rsidR="0072416B" w:rsidRPr="00857657">
          <w:rPr>
            <w:rFonts w:asciiTheme="minorHAnsi" w:hAnsiTheme="minorHAnsi" w:cstheme="minorHAnsi"/>
            <w:color w:val="000000" w:themeColor="text1"/>
            <w:sz w:val="24"/>
            <w:szCs w:val="24"/>
          </w:rPr>
          <w:t xml:space="preserve">limit </w:t>
        </w:r>
      </w:ins>
      <w:ins w:id="312" w:author="MAC LIATHAIN, CIAN" w:date="2021-03-11T17:19:00Z">
        <w:r w:rsidR="0072416B">
          <w:rPr>
            <w:rFonts w:asciiTheme="minorHAnsi" w:hAnsiTheme="minorHAnsi" w:cstheme="minorHAnsi"/>
            <w:color w:val="000000" w:themeColor="text1"/>
            <w:sz w:val="24"/>
            <w:szCs w:val="24"/>
          </w:rPr>
          <w:t>their</w:t>
        </w:r>
      </w:ins>
      <w:ins w:id="313" w:author="MAC LIATHAIN, CIAN" w:date="2021-03-11T17:17:00Z">
        <w:r w:rsidR="0072416B">
          <w:rPr>
            <w:rFonts w:asciiTheme="minorHAnsi" w:hAnsiTheme="minorHAnsi" w:cstheme="minorHAnsi"/>
            <w:color w:val="000000" w:themeColor="text1"/>
            <w:sz w:val="24"/>
            <w:szCs w:val="24"/>
          </w:rPr>
          <w:t xml:space="preserve"> </w:t>
        </w:r>
        <w:r w:rsidR="0072416B" w:rsidRPr="00857657">
          <w:rPr>
            <w:rFonts w:asciiTheme="minorHAnsi" w:hAnsiTheme="minorHAnsi" w:cstheme="minorHAnsi"/>
            <w:color w:val="000000" w:themeColor="text1"/>
            <w:sz w:val="24"/>
            <w:szCs w:val="24"/>
          </w:rPr>
          <w:t>ability to prioritise ICT integration</w:t>
        </w:r>
        <w:r w:rsidR="0072416B">
          <w:rPr>
            <w:rFonts w:asciiTheme="minorHAnsi" w:hAnsiTheme="minorHAnsi" w:cstheme="minorHAnsi"/>
            <w:color w:val="000000" w:themeColor="text1"/>
            <w:sz w:val="24"/>
            <w:szCs w:val="24"/>
          </w:rPr>
          <w:t xml:space="preserve">. </w:t>
        </w:r>
      </w:ins>
      <w:ins w:id="314" w:author="MAC LIATHAIN, CIAN" w:date="2021-03-11T16:59:00Z">
        <w:r w:rsidR="007B532D">
          <w:rPr>
            <w:rFonts w:asciiTheme="minorHAnsi" w:hAnsiTheme="minorHAnsi" w:cstheme="minorHAnsi"/>
            <w:color w:val="000000" w:themeColor="text1"/>
            <w:sz w:val="24"/>
            <w:szCs w:val="24"/>
          </w:rPr>
          <w:t xml:space="preserve">The </w:t>
        </w:r>
      </w:ins>
      <w:r w:rsidR="007900E8" w:rsidRPr="00857657">
        <w:rPr>
          <w:rFonts w:asciiTheme="minorHAnsi" w:hAnsiTheme="minorHAnsi" w:cstheme="minorHAnsi"/>
          <w:color w:val="000000" w:themeColor="text1"/>
          <w:sz w:val="24"/>
          <w:szCs w:val="24"/>
        </w:rPr>
        <w:t>constructivist approach</w:t>
      </w:r>
      <w:del w:id="315" w:author="MAC LIATHAIN, CIAN" w:date="2021-03-11T16:58:00Z">
        <w:r w:rsidR="007900E8" w:rsidRPr="00857657" w:rsidDel="007B532D">
          <w:rPr>
            <w:rFonts w:asciiTheme="minorHAnsi" w:hAnsiTheme="minorHAnsi" w:cstheme="minorHAnsi"/>
            <w:color w:val="000000" w:themeColor="text1"/>
            <w:sz w:val="24"/>
            <w:szCs w:val="24"/>
          </w:rPr>
          <w:delText>e</w:delText>
        </w:r>
      </w:del>
      <w:ins w:id="316" w:author="MAC LIATHAIN, CIAN" w:date="2021-03-11T16:57:00Z">
        <w:r w:rsidR="007B532D">
          <w:rPr>
            <w:rFonts w:asciiTheme="minorHAnsi" w:hAnsiTheme="minorHAnsi" w:cstheme="minorHAnsi"/>
            <w:color w:val="000000" w:themeColor="text1"/>
            <w:sz w:val="24"/>
            <w:szCs w:val="24"/>
          </w:rPr>
          <w:t xml:space="preserve"> </w:t>
        </w:r>
      </w:ins>
      <w:del w:id="317" w:author="MAC LIATHAIN, CIAN" w:date="2021-03-11T16:57:00Z">
        <w:r w:rsidR="007900E8" w:rsidRPr="00857657" w:rsidDel="007B532D">
          <w:rPr>
            <w:rFonts w:asciiTheme="minorHAnsi" w:hAnsiTheme="minorHAnsi" w:cstheme="minorHAnsi"/>
            <w:color w:val="000000" w:themeColor="text1"/>
            <w:sz w:val="24"/>
            <w:szCs w:val="24"/>
          </w:rPr>
          <w:delText>s</w:delText>
        </w:r>
        <w:r w:rsidR="00597D97" w:rsidRPr="00857657" w:rsidDel="007B532D">
          <w:rPr>
            <w:rFonts w:asciiTheme="minorHAnsi" w:hAnsiTheme="minorHAnsi" w:cstheme="minorHAnsi"/>
            <w:color w:val="000000" w:themeColor="text1"/>
            <w:sz w:val="24"/>
            <w:szCs w:val="24"/>
          </w:rPr>
          <w:delText xml:space="preserve"> </w:delText>
        </w:r>
      </w:del>
      <w:r w:rsidR="00597D97" w:rsidRPr="00857657">
        <w:rPr>
          <w:rFonts w:asciiTheme="minorHAnsi" w:hAnsiTheme="minorHAnsi" w:cstheme="minorHAnsi"/>
          <w:color w:val="000000" w:themeColor="text1"/>
          <w:sz w:val="24"/>
          <w:szCs w:val="24"/>
        </w:rPr>
        <w:t xml:space="preserve">espoused by </w:t>
      </w:r>
      <w:r w:rsidR="00597D97" w:rsidRPr="00BD3D03">
        <w:rPr>
          <w:rFonts w:asciiTheme="minorHAnsi" w:hAnsiTheme="minorHAnsi" w:cstheme="minorHAnsi"/>
          <w:i/>
          <w:iCs/>
          <w:color w:val="000000" w:themeColor="text1"/>
          <w:sz w:val="24"/>
          <w:szCs w:val="24"/>
          <w:rPrChange w:id="318" w:author="MAC LIATHAIN, CIAN" w:date="2021-01-31T09:07:00Z">
            <w:rPr>
              <w:rFonts w:asciiTheme="minorHAnsi" w:hAnsiTheme="minorHAnsi" w:cstheme="minorHAnsi"/>
              <w:color w:val="000000" w:themeColor="text1"/>
              <w:sz w:val="24"/>
              <w:szCs w:val="24"/>
            </w:rPr>
          </w:rPrChange>
        </w:rPr>
        <w:t>Project Maths</w:t>
      </w:r>
      <w:ins w:id="319" w:author="MAC LIATHAIN, CIAN" w:date="2021-01-30T11:29:00Z">
        <w:r w:rsidR="00531973">
          <w:rPr>
            <w:rFonts w:asciiTheme="minorHAnsi" w:hAnsiTheme="minorHAnsi" w:cstheme="minorHAnsi"/>
            <w:color w:val="000000" w:themeColor="text1"/>
            <w:sz w:val="24"/>
            <w:szCs w:val="24"/>
          </w:rPr>
          <w:t xml:space="preserve"> and </w:t>
        </w:r>
      </w:ins>
      <w:del w:id="320" w:author="MAC LIATHAIN, CIAN" w:date="2021-01-30T11:29:00Z">
        <w:r w:rsidR="00597D97" w:rsidRPr="00857657" w:rsidDel="00531973">
          <w:rPr>
            <w:rFonts w:asciiTheme="minorHAnsi" w:hAnsiTheme="minorHAnsi" w:cstheme="minorHAnsi"/>
            <w:color w:val="000000" w:themeColor="text1"/>
            <w:sz w:val="24"/>
            <w:szCs w:val="24"/>
          </w:rPr>
          <w:delText xml:space="preserve"> are </w:delText>
        </w:r>
      </w:del>
      <w:r w:rsidR="00597D97" w:rsidRPr="00857657">
        <w:rPr>
          <w:rFonts w:asciiTheme="minorHAnsi" w:hAnsiTheme="minorHAnsi" w:cstheme="minorHAnsi"/>
          <w:color w:val="000000" w:themeColor="text1"/>
          <w:sz w:val="24"/>
          <w:szCs w:val="24"/>
        </w:rPr>
        <w:t xml:space="preserve">reflected again in </w:t>
      </w:r>
      <w:r w:rsidR="00597D97" w:rsidRPr="00857657">
        <w:rPr>
          <w:rFonts w:asciiTheme="minorHAnsi" w:hAnsiTheme="minorHAnsi" w:cstheme="minorHAnsi"/>
          <w:i/>
          <w:iCs/>
          <w:color w:val="000000" w:themeColor="text1"/>
          <w:sz w:val="24"/>
          <w:szCs w:val="24"/>
        </w:rPr>
        <w:t>Framework for Junior Cycle</w:t>
      </w:r>
      <w:ins w:id="321" w:author="MAC LIATHAIN, CIAN" w:date="2021-03-11T16:57:00Z">
        <w:r w:rsidR="007B532D">
          <w:rPr>
            <w:rFonts w:asciiTheme="minorHAnsi" w:hAnsiTheme="minorHAnsi" w:cstheme="minorHAnsi"/>
            <w:i/>
            <w:iCs/>
            <w:color w:val="000000" w:themeColor="text1"/>
            <w:sz w:val="24"/>
            <w:szCs w:val="24"/>
          </w:rPr>
          <w:t>,</w:t>
        </w:r>
      </w:ins>
      <w:ins w:id="322" w:author="MAC LIATHAIN, CIAN" w:date="2021-03-11T17:00:00Z">
        <w:r w:rsidR="007B532D">
          <w:rPr>
            <w:rFonts w:asciiTheme="minorHAnsi" w:hAnsiTheme="minorHAnsi" w:cstheme="minorHAnsi"/>
            <w:i/>
            <w:iCs/>
            <w:color w:val="000000" w:themeColor="text1"/>
            <w:sz w:val="24"/>
            <w:szCs w:val="24"/>
          </w:rPr>
          <w:t xml:space="preserve"> for example,</w:t>
        </w:r>
      </w:ins>
      <w:del w:id="323" w:author="MAC LIATHAIN, CIAN" w:date="2021-03-11T16:57:00Z">
        <w:r w:rsidR="00597D97" w:rsidRPr="00857657" w:rsidDel="007B532D">
          <w:rPr>
            <w:rFonts w:asciiTheme="minorHAnsi" w:hAnsiTheme="minorHAnsi" w:cstheme="minorHAnsi"/>
            <w:i/>
            <w:iCs/>
            <w:color w:val="000000" w:themeColor="text1"/>
            <w:sz w:val="24"/>
            <w:szCs w:val="24"/>
          </w:rPr>
          <w:delText>’s</w:delText>
        </w:r>
      </w:del>
      <w:r w:rsidR="00597D97" w:rsidRPr="00857657">
        <w:rPr>
          <w:rFonts w:asciiTheme="minorHAnsi" w:hAnsiTheme="minorHAnsi" w:cstheme="minorHAnsi"/>
          <w:i/>
          <w:iCs/>
          <w:color w:val="000000" w:themeColor="text1"/>
          <w:sz w:val="24"/>
          <w:szCs w:val="24"/>
        </w:rPr>
        <w:t xml:space="preserve"> </w:t>
      </w:r>
      <w:del w:id="324" w:author="MAC LIATHAIN, CIAN" w:date="2021-03-11T16:58:00Z">
        <w:r w:rsidR="00597D97" w:rsidRPr="00857657" w:rsidDel="007B532D">
          <w:rPr>
            <w:rFonts w:asciiTheme="minorHAnsi" w:hAnsiTheme="minorHAnsi" w:cstheme="minorHAnsi"/>
            <w:color w:val="000000" w:themeColor="text1"/>
            <w:sz w:val="24"/>
            <w:szCs w:val="24"/>
          </w:rPr>
          <w:delText xml:space="preserve">new </w:delText>
        </w:r>
      </w:del>
      <w:r w:rsidR="00597D97" w:rsidRPr="00857657">
        <w:rPr>
          <w:rFonts w:asciiTheme="minorHAnsi" w:hAnsiTheme="minorHAnsi" w:cstheme="minorHAnsi"/>
          <w:color w:val="000000" w:themeColor="text1"/>
          <w:sz w:val="24"/>
          <w:szCs w:val="24"/>
        </w:rPr>
        <w:t>emphasis</w:t>
      </w:r>
      <w:ins w:id="325" w:author="MAC LIATHAIN, CIAN" w:date="2021-03-11T16:58:00Z">
        <w:r w:rsidR="007B532D">
          <w:rPr>
            <w:rFonts w:asciiTheme="minorHAnsi" w:hAnsiTheme="minorHAnsi" w:cstheme="minorHAnsi"/>
            <w:color w:val="000000" w:themeColor="text1"/>
            <w:sz w:val="24"/>
            <w:szCs w:val="24"/>
          </w:rPr>
          <w:t>es the importance</w:t>
        </w:r>
      </w:ins>
      <w:r w:rsidR="00597D97" w:rsidRPr="00857657">
        <w:rPr>
          <w:rFonts w:asciiTheme="minorHAnsi" w:hAnsiTheme="minorHAnsi" w:cstheme="minorHAnsi"/>
          <w:color w:val="000000" w:themeColor="text1"/>
          <w:sz w:val="24"/>
          <w:szCs w:val="24"/>
        </w:rPr>
        <w:t xml:space="preserve"> o</w:t>
      </w:r>
      <w:ins w:id="326" w:author="MAC LIATHAIN, CIAN" w:date="2021-03-11T16:58:00Z">
        <w:r w:rsidR="007B532D">
          <w:rPr>
            <w:rFonts w:asciiTheme="minorHAnsi" w:hAnsiTheme="minorHAnsi" w:cstheme="minorHAnsi"/>
            <w:color w:val="000000" w:themeColor="text1"/>
            <w:sz w:val="24"/>
            <w:szCs w:val="24"/>
          </w:rPr>
          <w:t>f</w:t>
        </w:r>
      </w:ins>
      <w:del w:id="327" w:author="MAC LIATHAIN, CIAN" w:date="2021-03-11T16:58:00Z">
        <w:r w:rsidR="00597D97" w:rsidRPr="00857657" w:rsidDel="007B532D">
          <w:rPr>
            <w:rFonts w:asciiTheme="minorHAnsi" w:hAnsiTheme="minorHAnsi" w:cstheme="minorHAnsi"/>
            <w:color w:val="000000" w:themeColor="text1"/>
            <w:sz w:val="24"/>
            <w:szCs w:val="24"/>
          </w:rPr>
          <w:delText>n</w:delText>
        </w:r>
      </w:del>
      <w:r w:rsidR="00597D97" w:rsidRPr="00857657">
        <w:rPr>
          <w:rFonts w:asciiTheme="minorHAnsi" w:hAnsiTheme="minorHAnsi" w:cstheme="minorHAnsi"/>
          <w:color w:val="000000" w:themeColor="text1"/>
          <w:sz w:val="24"/>
          <w:szCs w:val="24"/>
        </w:rPr>
        <w:t xml:space="preserve"> formative </w:t>
      </w:r>
      <w:r w:rsidR="00613201" w:rsidRPr="00857657">
        <w:rPr>
          <w:rFonts w:asciiTheme="minorHAnsi" w:hAnsiTheme="minorHAnsi" w:cstheme="minorHAnsi"/>
          <w:color w:val="000000" w:themeColor="text1"/>
          <w:sz w:val="24"/>
          <w:szCs w:val="24"/>
        </w:rPr>
        <w:t>assessment</w:t>
      </w:r>
      <w:ins w:id="328" w:author="MAC LIATHAIN, CIAN" w:date="2021-03-11T16:58:00Z">
        <w:r w:rsidR="007B532D">
          <w:rPr>
            <w:rFonts w:asciiTheme="minorHAnsi" w:hAnsiTheme="minorHAnsi" w:cstheme="minorHAnsi"/>
            <w:color w:val="000000" w:themeColor="text1"/>
            <w:sz w:val="24"/>
            <w:szCs w:val="24"/>
          </w:rPr>
          <w:t xml:space="preserve"> for enabling </w:t>
        </w:r>
      </w:ins>
      <w:del w:id="329" w:author="MAC LIATHAIN, CIAN" w:date="2021-03-11T16:58:00Z">
        <w:r w:rsidR="00597D97" w:rsidRPr="00857657" w:rsidDel="007B532D">
          <w:rPr>
            <w:rFonts w:asciiTheme="minorHAnsi" w:hAnsiTheme="minorHAnsi" w:cstheme="minorHAnsi"/>
            <w:color w:val="000000" w:themeColor="text1"/>
            <w:sz w:val="24"/>
            <w:szCs w:val="24"/>
          </w:rPr>
          <w:delText xml:space="preserve"> to enable </w:delText>
        </w:r>
      </w:del>
      <w:r w:rsidR="00597D97" w:rsidRPr="00857657">
        <w:rPr>
          <w:rFonts w:asciiTheme="minorHAnsi" w:hAnsiTheme="minorHAnsi" w:cstheme="minorHAnsi"/>
          <w:color w:val="000000" w:themeColor="text1"/>
          <w:sz w:val="24"/>
          <w:szCs w:val="24"/>
        </w:rPr>
        <w:t>“students to build on their learning to date” (DES, 2015</w:t>
      </w:r>
      <w:r w:rsidR="00682F61" w:rsidRPr="00857657">
        <w:rPr>
          <w:rFonts w:asciiTheme="minorHAnsi" w:hAnsiTheme="minorHAnsi" w:cstheme="minorHAnsi"/>
          <w:color w:val="000000" w:themeColor="text1"/>
          <w:sz w:val="24"/>
          <w:szCs w:val="24"/>
        </w:rPr>
        <w:t>, p.11</w:t>
      </w:r>
      <w:r w:rsidR="00597D97" w:rsidRPr="00857657">
        <w:rPr>
          <w:rFonts w:asciiTheme="minorHAnsi" w:hAnsiTheme="minorHAnsi" w:cstheme="minorHAnsi"/>
          <w:color w:val="000000" w:themeColor="text1"/>
          <w:sz w:val="24"/>
          <w:szCs w:val="24"/>
        </w:rPr>
        <w:t>)</w:t>
      </w:r>
      <w:ins w:id="330" w:author="MAC LIATHAIN, CIAN" w:date="2021-03-11T17:02:00Z">
        <w:r w:rsidR="008B746E">
          <w:rPr>
            <w:rFonts w:asciiTheme="minorHAnsi" w:hAnsiTheme="minorHAnsi" w:cstheme="minorHAnsi"/>
            <w:color w:val="000000" w:themeColor="text1"/>
            <w:sz w:val="24"/>
            <w:szCs w:val="24"/>
          </w:rPr>
          <w:t>.</w:t>
        </w:r>
      </w:ins>
      <w:del w:id="331" w:author="MAC LIATHAIN, CIAN" w:date="2021-03-11T17:02:00Z">
        <w:r w:rsidR="00682F61" w:rsidRPr="00857657" w:rsidDel="008B746E">
          <w:rPr>
            <w:rFonts w:asciiTheme="minorHAnsi" w:hAnsiTheme="minorHAnsi" w:cstheme="minorHAnsi"/>
            <w:color w:val="000000" w:themeColor="text1"/>
            <w:sz w:val="24"/>
            <w:szCs w:val="24"/>
          </w:rPr>
          <w:delText>, on</w:delText>
        </w:r>
        <w:r w:rsidR="00597D97" w:rsidRPr="00857657" w:rsidDel="008B746E">
          <w:rPr>
            <w:rFonts w:asciiTheme="minorHAnsi" w:hAnsiTheme="minorHAnsi" w:cstheme="minorHAnsi"/>
            <w:color w:val="000000" w:themeColor="text1"/>
            <w:sz w:val="24"/>
            <w:szCs w:val="24"/>
          </w:rPr>
          <w:delText xml:space="preserve">e view could be </w:delText>
        </w:r>
      </w:del>
      <w:del w:id="332" w:author="MAC LIATHAIN, CIAN" w:date="2021-03-11T17:17:00Z">
        <w:r w:rsidR="00597D97" w:rsidRPr="00857657" w:rsidDel="0072416B">
          <w:rPr>
            <w:rFonts w:asciiTheme="minorHAnsi" w:hAnsiTheme="minorHAnsi" w:cstheme="minorHAnsi"/>
            <w:color w:val="000000" w:themeColor="text1"/>
            <w:sz w:val="24"/>
            <w:szCs w:val="24"/>
          </w:rPr>
          <w:delText>that</w:delText>
        </w:r>
        <w:r w:rsidR="00B47806" w:rsidRPr="00857657" w:rsidDel="0072416B">
          <w:rPr>
            <w:rFonts w:asciiTheme="minorHAnsi" w:hAnsiTheme="minorHAnsi" w:cstheme="minorHAnsi"/>
            <w:color w:val="000000" w:themeColor="text1"/>
            <w:sz w:val="24"/>
            <w:szCs w:val="24"/>
          </w:rPr>
          <w:delText xml:space="preserve"> </w:delText>
        </w:r>
      </w:del>
      <w:del w:id="333" w:author="MAC LIATHAIN, CIAN" w:date="2021-03-11T17:03:00Z">
        <w:r w:rsidR="00B47806" w:rsidRPr="00857657" w:rsidDel="008B746E">
          <w:rPr>
            <w:rFonts w:asciiTheme="minorHAnsi" w:hAnsiTheme="minorHAnsi" w:cstheme="minorHAnsi"/>
            <w:color w:val="000000" w:themeColor="text1"/>
            <w:sz w:val="24"/>
            <w:szCs w:val="24"/>
          </w:rPr>
          <w:delText xml:space="preserve">these </w:delText>
        </w:r>
      </w:del>
      <w:del w:id="334" w:author="MAC LIATHAIN, CIAN" w:date="2021-03-11T17:17:00Z">
        <w:r w:rsidR="00B47806" w:rsidRPr="00857657" w:rsidDel="0072416B">
          <w:rPr>
            <w:rFonts w:asciiTheme="minorHAnsi" w:hAnsiTheme="minorHAnsi" w:cstheme="minorHAnsi"/>
            <w:color w:val="000000" w:themeColor="text1"/>
            <w:sz w:val="24"/>
            <w:szCs w:val="24"/>
          </w:rPr>
          <w:delText xml:space="preserve">other </w:delText>
        </w:r>
      </w:del>
      <w:del w:id="335" w:author="MAC LIATHAIN, CIAN" w:date="2021-03-11T17:03:00Z">
        <w:r w:rsidR="00B47806" w:rsidRPr="00857657" w:rsidDel="008B746E">
          <w:rPr>
            <w:rFonts w:asciiTheme="minorHAnsi" w:hAnsiTheme="minorHAnsi" w:cstheme="minorHAnsi"/>
            <w:color w:val="000000" w:themeColor="text1"/>
            <w:sz w:val="24"/>
            <w:szCs w:val="24"/>
          </w:rPr>
          <w:delText xml:space="preserve">demands </w:delText>
        </w:r>
      </w:del>
      <w:del w:id="336" w:author="MAC LIATHAIN, CIAN" w:date="2021-03-11T17:17:00Z">
        <w:r w:rsidR="00B47806" w:rsidRPr="00857657" w:rsidDel="0072416B">
          <w:rPr>
            <w:rFonts w:asciiTheme="minorHAnsi" w:hAnsiTheme="minorHAnsi" w:cstheme="minorHAnsi"/>
            <w:color w:val="000000" w:themeColor="text1"/>
            <w:sz w:val="24"/>
            <w:szCs w:val="24"/>
          </w:rPr>
          <w:delText>of</w:delText>
        </w:r>
        <w:r w:rsidR="007900E8" w:rsidRPr="00857657" w:rsidDel="0072416B">
          <w:rPr>
            <w:rFonts w:asciiTheme="minorHAnsi" w:hAnsiTheme="minorHAnsi" w:cstheme="minorHAnsi"/>
            <w:color w:val="000000" w:themeColor="text1"/>
            <w:sz w:val="24"/>
            <w:szCs w:val="24"/>
          </w:rPr>
          <w:delText xml:space="preserve"> </w:delText>
        </w:r>
      </w:del>
      <w:del w:id="337" w:author="MAC LIATHAIN, CIAN" w:date="2021-03-11T17:03:00Z">
        <w:r w:rsidR="007900E8" w:rsidRPr="00857657" w:rsidDel="008B746E">
          <w:rPr>
            <w:rFonts w:asciiTheme="minorHAnsi" w:hAnsiTheme="minorHAnsi" w:cstheme="minorHAnsi"/>
            <w:color w:val="000000" w:themeColor="text1"/>
            <w:sz w:val="24"/>
            <w:szCs w:val="24"/>
          </w:rPr>
          <w:delText>mathematics</w:delText>
        </w:r>
        <w:r w:rsidR="00597D97" w:rsidRPr="00857657" w:rsidDel="008B746E">
          <w:rPr>
            <w:rFonts w:asciiTheme="minorHAnsi" w:hAnsiTheme="minorHAnsi" w:cstheme="minorHAnsi"/>
            <w:color w:val="000000" w:themeColor="text1"/>
            <w:sz w:val="24"/>
            <w:szCs w:val="24"/>
          </w:rPr>
          <w:delText xml:space="preserve"> teachers</w:delText>
        </w:r>
      </w:del>
      <w:del w:id="338" w:author="MAC LIATHAIN, CIAN" w:date="2021-03-11T17:13:00Z">
        <w:r w:rsidR="00597D97" w:rsidRPr="00857657" w:rsidDel="0072416B">
          <w:rPr>
            <w:rFonts w:asciiTheme="minorHAnsi" w:hAnsiTheme="minorHAnsi" w:cstheme="minorHAnsi"/>
            <w:color w:val="000000" w:themeColor="text1"/>
            <w:sz w:val="24"/>
            <w:szCs w:val="24"/>
          </w:rPr>
          <w:delText xml:space="preserve"> </w:delText>
        </w:r>
      </w:del>
      <w:del w:id="339" w:author="MAC LIATHAIN, CIAN" w:date="2021-03-11T17:17:00Z">
        <w:r w:rsidR="00B47806" w:rsidRPr="00857657" w:rsidDel="0072416B">
          <w:rPr>
            <w:rFonts w:asciiTheme="minorHAnsi" w:hAnsiTheme="minorHAnsi" w:cstheme="minorHAnsi"/>
            <w:color w:val="000000" w:themeColor="text1"/>
            <w:sz w:val="24"/>
            <w:szCs w:val="24"/>
          </w:rPr>
          <w:delText>limit t</w:delText>
        </w:r>
      </w:del>
      <w:del w:id="340" w:author="MAC LIATHAIN, CIAN" w:date="2021-03-11T17:03:00Z">
        <w:r w:rsidR="00B47806" w:rsidRPr="00857657" w:rsidDel="008B746E">
          <w:rPr>
            <w:rFonts w:asciiTheme="minorHAnsi" w:hAnsiTheme="minorHAnsi" w:cstheme="minorHAnsi"/>
            <w:color w:val="000000" w:themeColor="text1"/>
            <w:sz w:val="24"/>
            <w:szCs w:val="24"/>
          </w:rPr>
          <w:delText xml:space="preserve">heir </w:delText>
        </w:r>
      </w:del>
      <w:del w:id="341" w:author="MAC LIATHAIN, CIAN" w:date="2021-03-11T17:17:00Z">
        <w:r w:rsidR="00B47806" w:rsidRPr="00857657" w:rsidDel="0072416B">
          <w:rPr>
            <w:rFonts w:asciiTheme="minorHAnsi" w:hAnsiTheme="minorHAnsi" w:cstheme="minorHAnsi"/>
            <w:color w:val="000000" w:themeColor="text1"/>
            <w:sz w:val="24"/>
            <w:szCs w:val="24"/>
          </w:rPr>
          <w:delText>ability to prioritise ICT integration</w:delText>
        </w:r>
      </w:del>
      <w:ins w:id="342" w:author="MAC LIATHAIN, CIAN" w:date="2021-03-11T17:22:00Z">
        <w:r w:rsidR="0072416B">
          <w:rPr>
            <w:rFonts w:asciiTheme="minorHAnsi" w:hAnsiTheme="minorHAnsi" w:cstheme="minorHAnsi"/>
            <w:color w:val="000000" w:themeColor="text1"/>
            <w:sz w:val="24"/>
            <w:szCs w:val="24"/>
          </w:rPr>
          <w:t xml:space="preserve"> </w:t>
        </w:r>
      </w:ins>
      <w:del w:id="343" w:author="MAC LIATHAIN, CIAN" w:date="2021-03-11T17:03:00Z">
        <w:r w:rsidR="00B47806" w:rsidRPr="00857657" w:rsidDel="008B746E">
          <w:rPr>
            <w:rFonts w:asciiTheme="minorHAnsi" w:hAnsiTheme="minorHAnsi" w:cstheme="minorHAnsi"/>
            <w:color w:val="000000" w:themeColor="text1"/>
            <w:sz w:val="24"/>
            <w:szCs w:val="24"/>
          </w:rPr>
          <w:delText>.</w:delText>
        </w:r>
      </w:del>
      <w:del w:id="344" w:author="MAC LIATHAIN, CIAN" w:date="2021-03-11T17:18:00Z">
        <w:r w:rsidR="00B47806" w:rsidRPr="00857657" w:rsidDel="0072416B">
          <w:rPr>
            <w:rFonts w:asciiTheme="minorHAnsi" w:hAnsiTheme="minorHAnsi" w:cstheme="minorHAnsi"/>
            <w:color w:val="000000" w:themeColor="text1"/>
            <w:sz w:val="24"/>
            <w:szCs w:val="24"/>
          </w:rPr>
          <w:delText xml:space="preserve"> </w:delText>
        </w:r>
      </w:del>
      <w:del w:id="345" w:author="MAC LIATHAIN, CIAN" w:date="2021-03-11T17:03:00Z">
        <w:r w:rsidR="00B47806" w:rsidRPr="00857657" w:rsidDel="008B746E">
          <w:rPr>
            <w:rFonts w:asciiTheme="minorHAnsi" w:hAnsiTheme="minorHAnsi" w:cstheme="minorHAnsi"/>
            <w:color w:val="000000" w:themeColor="text1"/>
            <w:sz w:val="24"/>
            <w:szCs w:val="24"/>
          </w:rPr>
          <w:delText>F</w:delText>
        </w:r>
      </w:del>
      <w:del w:id="346" w:author="MAC LIATHAIN, CIAN" w:date="2021-03-11T17:18:00Z">
        <w:r w:rsidR="00B47806" w:rsidRPr="00857657" w:rsidDel="0072416B">
          <w:rPr>
            <w:rFonts w:asciiTheme="minorHAnsi" w:hAnsiTheme="minorHAnsi" w:cstheme="minorHAnsi"/>
            <w:color w:val="000000" w:themeColor="text1"/>
            <w:sz w:val="24"/>
            <w:szCs w:val="24"/>
          </w:rPr>
          <w:delText>or this reason</w:delText>
        </w:r>
      </w:del>
      <w:del w:id="347" w:author="MAC LIATHAIN, CIAN" w:date="2021-03-11T17:03:00Z">
        <w:r w:rsidR="00B47806" w:rsidRPr="00857657" w:rsidDel="008B746E">
          <w:rPr>
            <w:rFonts w:asciiTheme="minorHAnsi" w:hAnsiTheme="minorHAnsi" w:cstheme="minorHAnsi"/>
            <w:color w:val="000000" w:themeColor="text1"/>
            <w:sz w:val="24"/>
            <w:szCs w:val="24"/>
          </w:rPr>
          <w:delText>,</w:delText>
        </w:r>
      </w:del>
      <w:del w:id="348" w:author="MAC LIATHAIN, CIAN" w:date="2021-03-11T17:18:00Z">
        <w:r w:rsidR="00B47806" w:rsidRPr="00857657" w:rsidDel="0072416B">
          <w:rPr>
            <w:rFonts w:asciiTheme="minorHAnsi" w:hAnsiTheme="minorHAnsi" w:cstheme="minorHAnsi"/>
            <w:color w:val="000000" w:themeColor="text1"/>
            <w:sz w:val="24"/>
            <w:szCs w:val="24"/>
          </w:rPr>
          <w:delText xml:space="preserve"> </w:delText>
        </w:r>
      </w:del>
      <w:r w:rsidR="00B47806" w:rsidRPr="00857657">
        <w:rPr>
          <w:rFonts w:asciiTheme="minorHAnsi" w:hAnsiTheme="minorHAnsi" w:cstheme="minorHAnsi"/>
          <w:color w:val="000000" w:themeColor="text1"/>
          <w:sz w:val="24"/>
          <w:szCs w:val="24"/>
        </w:rPr>
        <w:t>I feel it is important</w:t>
      </w:r>
      <w:ins w:id="349" w:author="MAC LIATHAIN, CIAN" w:date="2021-03-11T17:22:00Z">
        <w:r w:rsidR="0072416B">
          <w:rPr>
            <w:rFonts w:asciiTheme="minorHAnsi" w:hAnsiTheme="minorHAnsi" w:cstheme="minorHAnsi"/>
            <w:color w:val="000000" w:themeColor="text1"/>
            <w:sz w:val="24"/>
            <w:szCs w:val="24"/>
          </w:rPr>
          <w:t>, then,</w:t>
        </w:r>
      </w:ins>
      <w:r w:rsidR="00B47806" w:rsidRPr="00857657">
        <w:rPr>
          <w:rFonts w:asciiTheme="minorHAnsi" w:hAnsiTheme="minorHAnsi" w:cstheme="minorHAnsi"/>
          <w:color w:val="000000" w:themeColor="text1"/>
          <w:sz w:val="24"/>
          <w:szCs w:val="24"/>
        </w:rPr>
        <w:t xml:space="preserve"> to </w:t>
      </w:r>
      <w:del w:id="350" w:author="MAC LIATHAIN, CIAN" w:date="2021-03-11T17:15:00Z">
        <w:r w:rsidR="00B47806" w:rsidRPr="00857657" w:rsidDel="0072416B">
          <w:rPr>
            <w:rFonts w:asciiTheme="minorHAnsi" w:hAnsiTheme="minorHAnsi" w:cstheme="minorHAnsi"/>
            <w:color w:val="000000" w:themeColor="text1"/>
            <w:sz w:val="24"/>
            <w:szCs w:val="24"/>
          </w:rPr>
          <w:delText xml:space="preserve">research </w:delText>
        </w:r>
      </w:del>
      <w:ins w:id="351" w:author="MAC LIATHAIN, CIAN" w:date="2021-03-11T17:15:00Z">
        <w:r w:rsidR="0072416B">
          <w:rPr>
            <w:rFonts w:asciiTheme="minorHAnsi" w:hAnsiTheme="minorHAnsi" w:cstheme="minorHAnsi"/>
            <w:color w:val="000000" w:themeColor="text1"/>
            <w:sz w:val="24"/>
            <w:szCs w:val="24"/>
          </w:rPr>
          <w:t>explore</w:t>
        </w:r>
        <w:r w:rsidR="0072416B" w:rsidRPr="00857657">
          <w:rPr>
            <w:rFonts w:asciiTheme="minorHAnsi" w:hAnsiTheme="minorHAnsi" w:cstheme="minorHAnsi"/>
            <w:color w:val="000000" w:themeColor="text1"/>
            <w:sz w:val="24"/>
            <w:szCs w:val="24"/>
          </w:rPr>
          <w:t xml:space="preserve"> </w:t>
        </w:r>
      </w:ins>
      <w:r w:rsidR="00B47806" w:rsidRPr="00857657">
        <w:rPr>
          <w:rFonts w:asciiTheme="minorHAnsi" w:hAnsiTheme="minorHAnsi" w:cstheme="minorHAnsi"/>
          <w:color w:val="000000" w:themeColor="text1"/>
          <w:sz w:val="24"/>
          <w:szCs w:val="24"/>
        </w:rPr>
        <w:t xml:space="preserve">the possible utility </w:t>
      </w:r>
      <w:ins w:id="352" w:author="MAC LIATHAIN, CIAN" w:date="2021-03-11T17:06:00Z">
        <w:r w:rsidR="008B746E">
          <w:rPr>
            <w:rFonts w:asciiTheme="minorHAnsi" w:hAnsiTheme="minorHAnsi" w:cstheme="minorHAnsi"/>
            <w:color w:val="000000" w:themeColor="text1"/>
            <w:sz w:val="24"/>
            <w:szCs w:val="24"/>
          </w:rPr>
          <w:t xml:space="preserve">of a </w:t>
        </w:r>
      </w:ins>
      <w:del w:id="353" w:author="MAC LIATHAIN, CIAN" w:date="2021-03-11T17:06:00Z">
        <w:r w:rsidR="00B47806" w:rsidRPr="00857657" w:rsidDel="008B746E">
          <w:rPr>
            <w:rFonts w:asciiTheme="minorHAnsi" w:hAnsiTheme="minorHAnsi" w:cstheme="minorHAnsi"/>
            <w:color w:val="000000" w:themeColor="text1"/>
            <w:sz w:val="24"/>
            <w:szCs w:val="24"/>
          </w:rPr>
          <w:delText xml:space="preserve">of a </w:delText>
        </w:r>
      </w:del>
      <w:del w:id="354" w:author="MAC LIATHAIN, CIAN" w:date="2021-03-11T17:07:00Z">
        <w:r w:rsidR="00B47806" w:rsidRPr="00857657" w:rsidDel="008B746E">
          <w:rPr>
            <w:rFonts w:asciiTheme="minorHAnsi" w:hAnsiTheme="minorHAnsi" w:cstheme="minorHAnsi"/>
            <w:color w:val="000000" w:themeColor="text1"/>
            <w:sz w:val="24"/>
            <w:szCs w:val="24"/>
          </w:rPr>
          <w:delText xml:space="preserve">constructivist </w:delText>
        </w:r>
      </w:del>
      <w:del w:id="355" w:author="MAC LIATHAIN, CIAN" w:date="2021-03-11T17:06:00Z">
        <w:r w:rsidR="00B47806" w:rsidRPr="00857657" w:rsidDel="008B746E">
          <w:rPr>
            <w:rFonts w:asciiTheme="minorHAnsi" w:hAnsiTheme="minorHAnsi" w:cstheme="minorHAnsi"/>
            <w:color w:val="000000" w:themeColor="text1"/>
            <w:sz w:val="24"/>
            <w:szCs w:val="24"/>
          </w:rPr>
          <w:delText xml:space="preserve">approach </w:delText>
        </w:r>
      </w:del>
      <w:ins w:id="356" w:author="MAC LIATHAIN, CIAN" w:date="2021-03-11T17:06:00Z">
        <w:r w:rsidR="008B746E">
          <w:rPr>
            <w:rFonts w:asciiTheme="minorHAnsi" w:hAnsiTheme="minorHAnsi" w:cstheme="minorHAnsi"/>
            <w:color w:val="000000" w:themeColor="text1"/>
            <w:sz w:val="24"/>
            <w:szCs w:val="24"/>
          </w:rPr>
          <w:t>technological appr</w:t>
        </w:r>
      </w:ins>
      <w:ins w:id="357" w:author="MAC LIATHAIN, CIAN" w:date="2021-03-11T17:07:00Z">
        <w:r w:rsidR="008B746E">
          <w:rPr>
            <w:rFonts w:asciiTheme="minorHAnsi" w:hAnsiTheme="minorHAnsi" w:cstheme="minorHAnsi"/>
            <w:color w:val="000000" w:themeColor="text1"/>
            <w:sz w:val="24"/>
            <w:szCs w:val="24"/>
          </w:rPr>
          <w:t>oach</w:t>
        </w:r>
      </w:ins>
      <w:ins w:id="358" w:author="MAC LIATHAIN, CIAN" w:date="2021-03-11T17:06:00Z">
        <w:r w:rsidR="008B746E" w:rsidRPr="00857657">
          <w:rPr>
            <w:rFonts w:asciiTheme="minorHAnsi" w:hAnsiTheme="minorHAnsi" w:cstheme="minorHAnsi"/>
            <w:color w:val="000000" w:themeColor="text1"/>
            <w:sz w:val="24"/>
            <w:szCs w:val="24"/>
          </w:rPr>
          <w:t xml:space="preserve"> </w:t>
        </w:r>
      </w:ins>
      <w:r w:rsidR="00B47806" w:rsidRPr="00857657">
        <w:rPr>
          <w:rFonts w:asciiTheme="minorHAnsi" w:hAnsiTheme="minorHAnsi" w:cstheme="minorHAnsi"/>
          <w:color w:val="000000" w:themeColor="text1"/>
          <w:sz w:val="24"/>
          <w:szCs w:val="24"/>
        </w:rPr>
        <w:t xml:space="preserve">to </w:t>
      </w:r>
      <w:del w:id="359" w:author="MAC LIATHAIN, CIAN" w:date="2021-03-11T17:07:00Z">
        <w:r w:rsidR="00B47806" w:rsidRPr="00857657" w:rsidDel="008B746E">
          <w:rPr>
            <w:rFonts w:asciiTheme="minorHAnsi" w:hAnsiTheme="minorHAnsi" w:cstheme="minorHAnsi"/>
            <w:color w:val="000000" w:themeColor="text1"/>
            <w:sz w:val="24"/>
            <w:szCs w:val="24"/>
          </w:rPr>
          <w:delText xml:space="preserve">ICT and </w:delText>
        </w:r>
      </w:del>
      <w:r w:rsidR="00B47806" w:rsidRPr="00857657">
        <w:rPr>
          <w:rFonts w:asciiTheme="minorHAnsi" w:hAnsiTheme="minorHAnsi" w:cstheme="minorHAnsi"/>
          <w:color w:val="000000" w:themeColor="text1"/>
          <w:sz w:val="24"/>
          <w:szCs w:val="24"/>
        </w:rPr>
        <w:t>formative assessment</w:t>
      </w:r>
      <w:ins w:id="360" w:author="MAC LIATHAIN, CIAN" w:date="2021-03-11T17:27:00Z">
        <w:r w:rsidR="00721A49">
          <w:rPr>
            <w:rFonts w:asciiTheme="minorHAnsi" w:hAnsiTheme="minorHAnsi" w:cstheme="minorHAnsi"/>
            <w:color w:val="000000" w:themeColor="text1"/>
            <w:sz w:val="24"/>
            <w:szCs w:val="24"/>
          </w:rPr>
          <w:t xml:space="preserve"> in line with current educational policy,</w:t>
        </w:r>
      </w:ins>
      <w:ins w:id="361" w:author="MAC LIATHAIN, CIAN" w:date="2021-03-11T17:14:00Z">
        <w:r w:rsidR="0072416B">
          <w:rPr>
            <w:rFonts w:asciiTheme="minorHAnsi" w:hAnsiTheme="minorHAnsi" w:cstheme="minorHAnsi"/>
            <w:color w:val="000000" w:themeColor="text1"/>
            <w:sz w:val="24"/>
            <w:szCs w:val="24"/>
          </w:rPr>
          <w:t xml:space="preserve"> so as to increase the </w:t>
        </w:r>
      </w:ins>
      <w:ins w:id="362" w:author="MAC LIATHAIN, CIAN" w:date="2021-03-11T17:15:00Z">
        <w:r w:rsidR="0072416B">
          <w:rPr>
            <w:rFonts w:asciiTheme="minorHAnsi" w:hAnsiTheme="minorHAnsi" w:cstheme="minorHAnsi"/>
            <w:color w:val="000000" w:themeColor="text1"/>
            <w:sz w:val="24"/>
            <w:szCs w:val="24"/>
          </w:rPr>
          <w:t>potentiality</w:t>
        </w:r>
      </w:ins>
      <w:ins w:id="363" w:author="MAC LIATHAIN, CIAN" w:date="2021-03-11T17:14:00Z">
        <w:r w:rsidR="0072416B">
          <w:rPr>
            <w:rFonts w:asciiTheme="minorHAnsi" w:hAnsiTheme="minorHAnsi" w:cstheme="minorHAnsi"/>
            <w:color w:val="000000" w:themeColor="text1"/>
            <w:sz w:val="24"/>
            <w:szCs w:val="24"/>
          </w:rPr>
          <w:t xml:space="preserve"> of</w:t>
        </w:r>
      </w:ins>
      <w:ins w:id="364" w:author="MAC LIATHAIN, CIAN" w:date="2021-03-11T17:27:00Z">
        <w:r w:rsidR="00721A49">
          <w:rPr>
            <w:rFonts w:asciiTheme="minorHAnsi" w:hAnsiTheme="minorHAnsi" w:cstheme="minorHAnsi"/>
            <w:color w:val="000000" w:themeColor="text1"/>
            <w:sz w:val="24"/>
            <w:szCs w:val="24"/>
          </w:rPr>
          <w:t xml:space="preserve"> its implementation</w:t>
        </w:r>
      </w:ins>
      <w:r w:rsidR="00B47806" w:rsidRPr="00857657">
        <w:rPr>
          <w:rFonts w:asciiTheme="minorHAnsi" w:hAnsiTheme="minorHAnsi" w:cstheme="minorHAnsi"/>
          <w:color w:val="000000" w:themeColor="text1"/>
          <w:sz w:val="24"/>
          <w:szCs w:val="24"/>
        </w:rPr>
        <w:t>.</w:t>
      </w:r>
    </w:p>
    <w:p w14:paraId="43482119" w14:textId="77777777" w:rsidR="00A70E6A" w:rsidRDefault="00A70E6A" w:rsidP="00857657">
      <w:pPr>
        <w:spacing w:line="360" w:lineRule="auto"/>
        <w:rPr>
          <w:rFonts w:asciiTheme="minorHAnsi" w:hAnsiTheme="minorHAnsi" w:cstheme="minorHAnsi"/>
          <w:b/>
          <w:bCs/>
          <w:color w:val="000000" w:themeColor="text1"/>
          <w:sz w:val="24"/>
          <w:szCs w:val="24"/>
        </w:rPr>
      </w:pPr>
    </w:p>
    <w:p w14:paraId="2E106F74" w14:textId="5017FCC0" w:rsidR="00B47806" w:rsidRPr="00A70E6A" w:rsidRDefault="00FC37AA" w:rsidP="00857657">
      <w:pPr>
        <w:spacing w:line="360" w:lineRule="auto"/>
        <w:rPr>
          <w:rFonts w:asciiTheme="minorHAnsi" w:hAnsiTheme="minorHAnsi" w:cstheme="minorHAnsi"/>
          <w:color w:val="000000" w:themeColor="text1"/>
          <w:sz w:val="24"/>
          <w:szCs w:val="24"/>
        </w:rPr>
      </w:pPr>
      <w:r w:rsidRPr="00A70E6A">
        <w:rPr>
          <w:rFonts w:asciiTheme="minorHAnsi" w:hAnsiTheme="minorHAnsi" w:cstheme="minorHAnsi"/>
          <w:b/>
          <w:bCs/>
          <w:color w:val="000000" w:themeColor="text1"/>
          <w:sz w:val="24"/>
          <w:szCs w:val="24"/>
        </w:rPr>
        <w:t>Formative Assessment</w:t>
      </w:r>
      <w:r w:rsidR="00B47806" w:rsidRPr="00A70E6A">
        <w:rPr>
          <w:rFonts w:asciiTheme="minorHAnsi" w:hAnsiTheme="minorHAnsi" w:cstheme="minorHAnsi"/>
          <w:b/>
          <w:bCs/>
          <w:color w:val="000000" w:themeColor="text1"/>
          <w:sz w:val="24"/>
          <w:szCs w:val="24"/>
        </w:rPr>
        <w:t xml:space="preserve"> and </w:t>
      </w:r>
      <w:r w:rsidR="00C95878" w:rsidRPr="00A70E6A">
        <w:rPr>
          <w:rFonts w:asciiTheme="minorHAnsi" w:hAnsiTheme="minorHAnsi" w:cstheme="minorHAnsi"/>
          <w:b/>
          <w:bCs/>
          <w:color w:val="000000" w:themeColor="text1"/>
          <w:sz w:val="24"/>
          <w:szCs w:val="24"/>
        </w:rPr>
        <w:t>ICT in the classroom</w:t>
      </w:r>
    </w:p>
    <w:p w14:paraId="47908BAF" w14:textId="1865E604" w:rsidR="00B47806" w:rsidRDefault="00B47806" w:rsidP="00857657">
      <w:pPr>
        <w:widowControl w:val="0"/>
        <w:autoSpaceDE w:val="0"/>
        <w:adjustRightInd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It can be said </w:t>
      </w:r>
      <w:del w:id="365" w:author="MAC LIATHAIN, CIAN" w:date="2021-03-11T18:11:00Z">
        <w:r w:rsidRPr="00857657" w:rsidDel="00B773B1">
          <w:rPr>
            <w:rFonts w:asciiTheme="minorHAnsi" w:hAnsiTheme="minorHAnsi" w:cstheme="minorHAnsi"/>
            <w:color w:val="000000" w:themeColor="text1"/>
            <w:sz w:val="24"/>
            <w:szCs w:val="24"/>
          </w:rPr>
          <w:delText xml:space="preserve">then </w:delText>
        </w:r>
      </w:del>
      <w:r w:rsidRPr="00857657">
        <w:rPr>
          <w:rFonts w:asciiTheme="minorHAnsi" w:hAnsiTheme="minorHAnsi" w:cstheme="minorHAnsi"/>
          <w:color w:val="000000" w:themeColor="text1"/>
          <w:sz w:val="24"/>
          <w:szCs w:val="24"/>
        </w:rPr>
        <w:t>that formative assessment,</w:t>
      </w:r>
      <w:r w:rsidR="008254C7" w:rsidRPr="00857657">
        <w:rPr>
          <w:rFonts w:asciiTheme="minorHAnsi" w:hAnsiTheme="minorHAnsi" w:cstheme="minorHAnsi"/>
          <w:color w:val="000000" w:themeColor="text1"/>
          <w:sz w:val="24"/>
          <w:szCs w:val="24"/>
        </w:rPr>
        <w:t xml:space="preserve"> or assessment for learning,</w:t>
      </w:r>
      <w:r w:rsidRPr="00857657">
        <w:rPr>
          <w:rFonts w:asciiTheme="minorHAnsi" w:hAnsiTheme="minorHAnsi" w:cstheme="minorHAnsi"/>
          <w:color w:val="000000" w:themeColor="text1"/>
          <w:sz w:val="24"/>
          <w:szCs w:val="24"/>
        </w:rPr>
        <w:t xml:space="preserve"> happens “here and now” in the classroom </w:t>
      </w:r>
      <w:r w:rsidR="008254C7" w:rsidRPr="00857657">
        <w:rPr>
          <w:rFonts w:asciiTheme="minorHAnsi" w:hAnsiTheme="minorHAnsi" w:cstheme="minorHAnsi"/>
          <w:color w:val="000000" w:themeColor="text1"/>
          <w:sz w:val="24"/>
          <w:szCs w:val="24"/>
        </w:rPr>
        <w:t>and provides “</w:t>
      </w:r>
      <w:r w:rsidRPr="00857657">
        <w:rPr>
          <w:rFonts w:asciiTheme="minorHAnsi" w:hAnsiTheme="minorHAnsi" w:cstheme="minorHAnsi"/>
          <w:color w:val="000000" w:themeColor="text1"/>
          <w:sz w:val="24"/>
          <w:szCs w:val="24"/>
        </w:rPr>
        <w:t xml:space="preserve">feedback to students about the quality of their work and their </w:t>
      </w:r>
      <w:r w:rsidR="008254C7" w:rsidRPr="00857657">
        <w:rPr>
          <w:rFonts w:asciiTheme="minorHAnsi" w:hAnsiTheme="minorHAnsi" w:cstheme="minorHAnsi"/>
          <w:color w:val="000000" w:themeColor="text1"/>
          <w:sz w:val="24"/>
          <w:szCs w:val="24"/>
        </w:rPr>
        <w:t xml:space="preserve">levels of </w:t>
      </w:r>
      <w:r w:rsidRPr="00857657">
        <w:rPr>
          <w:rFonts w:asciiTheme="minorHAnsi" w:hAnsiTheme="minorHAnsi" w:cstheme="minorHAnsi"/>
          <w:color w:val="000000" w:themeColor="text1"/>
          <w:sz w:val="24"/>
          <w:szCs w:val="24"/>
        </w:rPr>
        <w:t>understanding</w:t>
      </w:r>
      <w:r w:rsidR="008254C7" w:rsidRPr="00857657">
        <w:rPr>
          <w:rFonts w:asciiTheme="minorHAnsi" w:hAnsiTheme="minorHAnsi" w:cstheme="minorHAnsi"/>
          <w:color w:val="000000" w:themeColor="text1"/>
          <w:sz w:val="24"/>
          <w:szCs w:val="24"/>
        </w:rPr>
        <w:t>” (Warner, 2011, p.336)</w:t>
      </w:r>
      <w:del w:id="366" w:author="MAC LIATHAIN, CIAN" w:date="2021-01-31T09:08:00Z">
        <w:r w:rsidR="008254C7" w:rsidRPr="00857657" w:rsidDel="00BD3D03">
          <w:rPr>
            <w:rFonts w:asciiTheme="minorHAnsi" w:hAnsiTheme="minorHAnsi" w:cstheme="minorHAnsi"/>
            <w:color w:val="000000" w:themeColor="text1"/>
            <w:sz w:val="24"/>
            <w:szCs w:val="24"/>
          </w:rPr>
          <w:delText xml:space="preserve"> </w:delText>
        </w:r>
      </w:del>
      <w:r w:rsidRPr="00857657">
        <w:rPr>
          <w:rFonts w:asciiTheme="minorHAnsi" w:hAnsiTheme="minorHAnsi" w:cstheme="minorHAnsi"/>
          <w:color w:val="000000" w:themeColor="text1"/>
          <w:sz w:val="24"/>
          <w:szCs w:val="24"/>
        </w:rPr>
        <w:t xml:space="preserve">. </w:t>
      </w:r>
      <w:r w:rsidR="008254C7" w:rsidRPr="00857657">
        <w:rPr>
          <w:rFonts w:asciiTheme="minorHAnsi" w:hAnsiTheme="minorHAnsi" w:cstheme="minorHAnsi"/>
          <w:color w:val="000000" w:themeColor="text1"/>
          <w:sz w:val="24"/>
          <w:szCs w:val="24"/>
        </w:rPr>
        <w:t>Furthermore</w:t>
      </w:r>
      <w:r w:rsidRPr="00857657">
        <w:rPr>
          <w:rFonts w:asciiTheme="minorHAnsi" w:hAnsiTheme="minorHAnsi" w:cstheme="minorHAnsi"/>
          <w:color w:val="000000" w:themeColor="text1"/>
          <w:sz w:val="24"/>
          <w:szCs w:val="24"/>
        </w:rPr>
        <w:t>, teachers receive feedback regarding</w:t>
      </w:r>
      <w:r w:rsidR="00682F61" w:rsidRPr="00857657">
        <w:rPr>
          <w:rFonts w:asciiTheme="minorHAnsi" w:hAnsiTheme="minorHAnsi" w:cstheme="minorHAnsi"/>
          <w:color w:val="000000" w:themeColor="text1"/>
          <w:sz w:val="24"/>
          <w:szCs w:val="24"/>
        </w:rPr>
        <w:t xml:space="preserve"> their teaching and</w:t>
      </w:r>
      <w:r w:rsidRPr="00857657">
        <w:rPr>
          <w:rFonts w:asciiTheme="minorHAnsi" w:hAnsiTheme="minorHAnsi" w:cstheme="minorHAnsi"/>
          <w:color w:val="000000" w:themeColor="text1"/>
          <w:sz w:val="24"/>
          <w:szCs w:val="24"/>
        </w:rPr>
        <w:t xml:space="preserve"> individual student learning.</w:t>
      </w:r>
      <w:ins w:id="367" w:author="MAC LIATHAIN, CIAN" w:date="2021-03-11T18:14:00Z">
        <w:r w:rsidR="00B773B1">
          <w:rPr>
            <w:rFonts w:asciiTheme="minorHAnsi" w:hAnsiTheme="minorHAnsi" w:cstheme="minorHAnsi"/>
            <w:color w:val="000000" w:themeColor="text1"/>
            <w:sz w:val="24"/>
            <w:szCs w:val="24"/>
          </w:rPr>
          <w:t xml:space="preserve"> </w:t>
        </w:r>
      </w:ins>
      <w:ins w:id="368" w:author="MAC LIATHAIN, CIAN" w:date="2021-03-11T18:16:00Z">
        <w:r w:rsidR="00B773B1">
          <w:rPr>
            <w:rFonts w:asciiTheme="minorHAnsi" w:hAnsiTheme="minorHAnsi" w:cstheme="minorHAnsi"/>
            <w:color w:val="000000" w:themeColor="text1"/>
            <w:sz w:val="24"/>
            <w:szCs w:val="24"/>
          </w:rPr>
          <w:t>Students and</w:t>
        </w:r>
      </w:ins>
      <w:del w:id="369" w:author="MAC LIATHAIN, CIAN" w:date="2021-03-11T18:14:00Z">
        <w:r w:rsidRPr="00857657" w:rsidDel="00B773B1">
          <w:rPr>
            <w:rFonts w:asciiTheme="minorHAnsi" w:hAnsiTheme="minorHAnsi" w:cstheme="minorHAnsi"/>
            <w:color w:val="000000" w:themeColor="text1"/>
            <w:sz w:val="24"/>
            <w:szCs w:val="24"/>
          </w:rPr>
          <w:delText xml:space="preserve"> Both </w:delText>
        </w:r>
      </w:del>
      <w:del w:id="370" w:author="MAC LIATHAIN, CIAN" w:date="2021-03-11T18:16:00Z">
        <w:r w:rsidRPr="00857657" w:rsidDel="00B773B1">
          <w:rPr>
            <w:rFonts w:asciiTheme="minorHAnsi" w:hAnsiTheme="minorHAnsi" w:cstheme="minorHAnsi"/>
            <w:color w:val="000000" w:themeColor="text1"/>
            <w:sz w:val="24"/>
            <w:szCs w:val="24"/>
          </w:rPr>
          <w:delText xml:space="preserve">students and </w:delText>
        </w:r>
      </w:del>
      <w:ins w:id="371" w:author="MAC LIATHAIN, CIAN" w:date="2021-01-31T09:09:00Z">
        <w:r w:rsidR="00BD3D03">
          <w:rPr>
            <w:rFonts w:asciiTheme="minorHAnsi" w:hAnsiTheme="minorHAnsi" w:cstheme="minorHAnsi"/>
            <w:color w:val="000000" w:themeColor="text1"/>
            <w:sz w:val="24"/>
            <w:szCs w:val="24"/>
          </w:rPr>
          <w:t xml:space="preserve"> </w:t>
        </w:r>
      </w:ins>
      <w:r w:rsidRPr="00857657">
        <w:rPr>
          <w:rFonts w:asciiTheme="minorHAnsi" w:hAnsiTheme="minorHAnsi" w:cstheme="minorHAnsi"/>
          <w:color w:val="000000" w:themeColor="text1"/>
          <w:sz w:val="24"/>
          <w:szCs w:val="24"/>
        </w:rPr>
        <w:t>teache</w:t>
      </w:r>
      <w:ins w:id="372" w:author="MAC LIATHAIN, CIAN" w:date="2021-03-11T18:16:00Z">
        <w:r w:rsidR="00B773B1">
          <w:rPr>
            <w:rFonts w:asciiTheme="minorHAnsi" w:hAnsiTheme="minorHAnsi" w:cstheme="minorHAnsi"/>
            <w:color w:val="000000" w:themeColor="text1"/>
            <w:sz w:val="24"/>
            <w:szCs w:val="24"/>
          </w:rPr>
          <w:t xml:space="preserve">rs </w:t>
        </w:r>
      </w:ins>
      <w:del w:id="373" w:author="MAC LIATHAIN, CIAN" w:date="2021-03-11T18:16:00Z">
        <w:r w:rsidRPr="00857657" w:rsidDel="00B773B1">
          <w:rPr>
            <w:rFonts w:asciiTheme="minorHAnsi" w:hAnsiTheme="minorHAnsi" w:cstheme="minorHAnsi"/>
            <w:color w:val="000000" w:themeColor="text1"/>
            <w:sz w:val="24"/>
            <w:szCs w:val="24"/>
          </w:rPr>
          <w:delText>r</w:delText>
        </w:r>
      </w:del>
      <w:ins w:id="374" w:author="MAC LIATHAIN, CIAN" w:date="2021-03-11T18:16:00Z">
        <w:r w:rsidR="00B773B1">
          <w:rPr>
            <w:rFonts w:asciiTheme="minorHAnsi" w:hAnsiTheme="minorHAnsi" w:cstheme="minorHAnsi"/>
            <w:color w:val="000000" w:themeColor="text1"/>
            <w:sz w:val="24"/>
            <w:szCs w:val="24"/>
          </w:rPr>
          <w:t>get the opportunity to acknowledge strengths and improve weaknesses</w:t>
        </w:r>
      </w:ins>
      <w:del w:id="375" w:author="MAC LIATHAIN, CIAN" w:date="2021-01-31T09:09:00Z">
        <w:r w:rsidRPr="00857657" w:rsidDel="00BD3D03">
          <w:rPr>
            <w:rFonts w:asciiTheme="minorHAnsi" w:hAnsiTheme="minorHAnsi" w:cstheme="minorHAnsi"/>
            <w:color w:val="000000" w:themeColor="text1"/>
            <w:sz w:val="24"/>
            <w:szCs w:val="24"/>
          </w:rPr>
          <w:delText>s</w:delText>
        </w:r>
      </w:del>
      <w:r w:rsidRPr="00857657">
        <w:rPr>
          <w:rFonts w:asciiTheme="minorHAnsi" w:hAnsiTheme="minorHAnsi" w:cstheme="minorHAnsi"/>
          <w:color w:val="000000" w:themeColor="text1"/>
          <w:sz w:val="24"/>
          <w:szCs w:val="24"/>
        </w:rPr>
        <w:t xml:space="preserve"> </w:t>
      </w:r>
      <w:del w:id="376" w:author="MAC LIATHAIN, CIAN" w:date="2021-03-11T18:14:00Z">
        <w:r w:rsidRPr="00857657" w:rsidDel="00B773B1">
          <w:rPr>
            <w:rFonts w:asciiTheme="minorHAnsi" w:hAnsiTheme="minorHAnsi" w:cstheme="minorHAnsi"/>
            <w:color w:val="000000" w:themeColor="text1"/>
            <w:sz w:val="24"/>
            <w:szCs w:val="24"/>
          </w:rPr>
          <w:delText xml:space="preserve">have </w:delText>
        </w:r>
      </w:del>
      <w:ins w:id="377" w:author="MAC LIATHAIN, CIAN" w:date="2021-03-11T18:16:00Z">
        <w:r w:rsidR="00B773B1">
          <w:rPr>
            <w:rFonts w:asciiTheme="minorHAnsi" w:hAnsiTheme="minorHAnsi" w:cstheme="minorHAnsi"/>
            <w:color w:val="000000" w:themeColor="text1"/>
            <w:sz w:val="24"/>
            <w:szCs w:val="24"/>
          </w:rPr>
          <w:t>based on feedback they receive</w:t>
        </w:r>
      </w:ins>
      <w:ins w:id="378" w:author="MAC LIATHAIN, CIAN" w:date="2021-03-11T18:14:00Z">
        <w:r w:rsidR="00B773B1" w:rsidRPr="00857657">
          <w:rPr>
            <w:rFonts w:asciiTheme="minorHAnsi" w:hAnsiTheme="minorHAnsi" w:cstheme="minorHAnsi"/>
            <w:color w:val="000000" w:themeColor="text1"/>
            <w:sz w:val="24"/>
            <w:szCs w:val="24"/>
          </w:rPr>
          <w:t xml:space="preserve"> </w:t>
        </w:r>
      </w:ins>
      <w:del w:id="379" w:author="MAC LIATHAIN, CIAN" w:date="2021-03-11T18:16:00Z">
        <w:r w:rsidRPr="00857657" w:rsidDel="00B773B1">
          <w:rPr>
            <w:rFonts w:asciiTheme="minorHAnsi" w:hAnsiTheme="minorHAnsi" w:cstheme="minorHAnsi"/>
            <w:color w:val="000000" w:themeColor="text1"/>
            <w:sz w:val="24"/>
            <w:szCs w:val="24"/>
          </w:rPr>
          <w:delText xml:space="preserve">the opportunity </w:delText>
        </w:r>
      </w:del>
      <w:del w:id="380" w:author="MAC LIATHAIN, CIAN" w:date="2021-03-11T18:13:00Z">
        <w:r w:rsidRPr="00857657" w:rsidDel="00B773B1">
          <w:rPr>
            <w:rFonts w:asciiTheme="minorHAnsi" w:hAnsiTheme="minorHAnsi" w:cstheme="minorHAnsi"/>
            <w:color w:val="000000" w:themeColor="text1"/>
            <w:sz w:val="24"/>
            <w:szCs w:val="24"/>
          </w:rPr>
          <w:delText xml:space="preserve">for </w:delText>
        </w:r>
      </w:del>
      <w:del w:id="381" w:author="MAC LIATHAIN, CIAN" w:date="2021-03-11T18:16:00Z">
        <w:r w:rsidRPr="00857657" w:rsidDel="00B773B1">
          <w:rPr>
            <w:rFonts w:asciiTheme="minorHAnsi" w:hAnsiTheme="minorHAnsi" w:cstheme="minorHAnsi"/>
            <w:color w:val="000000" w:themeColor="text1"/>
            <w:sz w:val="24"/>
            <w:szCs w:val="24"/>
          </w:rPr>
          <w:delText xml:space="preserve">feedback </w:delText>
        </w:r>
      </w:del>
      <w:del w:id="382" w:author="MAC LIATHAIN, CIAN" w:date="2021-03-11T18:13:00Z">
        <w:r w:rsidRPr="00857657" w:rsidDel="00B773B1">
          <w:rPr>
            <w:rFonts w:asciiTheme="minorHAnsi" w:hAnsiTheme="minorHAnsi" w:cstheme="minorHAnsi"/>
            <w:color w:val="000000" w:themeColor="text1"/>
            <w:sz w:val="24"/>
            <w:szCs w:val="24"/>
          </w:rPr>
          <w:delText xml:space="preserve">of </w:delText>
        </w:r>
      </w:del>
      <w:del w:id="383" w:author="MAC LIATHAIN, CIAN" w:date="2021-03-11T18:16:00Z">
        <w:r w:rsidRPr="00857657" w:rsidDel="00B773B1">
          <w:rPr>
            <w:rFonts w:asciiTheme="minorHAnsi" w:hAnsiTheme="minorHAnsi" w:cstheme="minorHAnsi"/>
            <w:color w:val="000000" w:themeColor="text1"/>
            <w:sz w:val="24"/>
            <w:szCs w:val="24"/>
          </w:rPr>
          <w:delText xml:space="preserve">their weaknesses and their strengths and a chance then to improve </w:delText>
        </w:r>
      </w:del>
      <w:r w:rsidRPr="00857657">
        <w:rPr>
          <w:rFonts w:asciiTheme="minorHAnsi" w:hAnsiTheme="minorHAnsi" w:cstheme="minorHAnsi"/>
          <w:bCs/>
          <w:color w:val="000000" w:themeColor="text1"/>
          <w:sz w:val="24"/>
          <w:szCs w:val="24"/>
        </w:rPr>
        <w:t>(Cizek, 2010).</w:t>
      </w:r>
      <w:r w:rsidRPr="00857657">
        <w:rPr>
          <w:rFonts w:asciiTheme="minorHAnsi" w:hAnsiTheme="minorHAnsi" w:cstheme="minorHAnsi"/>
          <w:color w:val="000000" w:themeColor="text1"/>
          <w:sz w:val="24"/>
          <w:szCs w:val="24"/>
        </w:rPr>
        <w:t xml:space="preserve"> </w:t>
      </w:r>
      <w:r w:rsidR="0039384A" w:rsidRPr="00857657">
        <w:rPr>
          <w:rFonts w:asciiTheme="minorHAnsi" w:hAnsiTheme="minorHAnsi" w:cstheme="minorHAnsi"/>
          <w:color w:val="000000" w:themeColor="text1"/>
          <w:sz w:val="24"/>
          <w:szCs w:val="24"/>
        </w:rPr>
        <w:t>In his synthes</w:t>
      </w:r>
      <w:ins w:id="384" w:author="MAC LIATHAIN, CIAN" w:date="2021-03-11T18:17:00Z">
        <w:r w:rsidR="00B773B1">
          <w:rPr>
            <w:rFonts w:asciiTheme="minorHAnsi" w:hAnsiTheme="minorHAnsi" w:cstheme="minorHAnsi"/>
            <w:color w:val="000000" w:themeColor="text1"/>
            <w:sz w:val="24"/>
            <w:szCs w:val="24"/>
          </w:rPr>
          <w:t>i</w:t>
        </w:r>
      </w:ins>
      <w:del w:id="385" w:author="MAC LIATHAIN, CIAN" w:date="2021-03-11T18:17:00Z">
        <w:r w:rsidR="0039384A" w:rsidRPr="00857657" w:rsidDel="00B773B1">
          <w:rPr>
            <w:rFonts w:asciiTheme="minorHAnsi" w:hAnsiTheme="minorHAnsi" w:cstheme="minorHAnsi"/>
            <w:color w:val="000000" w:themeColor="text1"/>
            <w:sz w:val="24"/>
            <w:szCs w:val="24"/>
          </w:rPr>
          <w:delText>e</w:delText>
        </w:r>
      </w:del>
      <w:r w:rsidR="0039384A" w:rsidRPr="00857657">
        <w:rPr>
          <w:rFonts w:asciiTheme="minorHAnsi" w:hAnsiTheme="minorHAnsi" w:cstheme="minorHAnsi"/>
          <w:color w:val="000000" w:themeColor="text1"/>
          <w:sz w:val="24"/>
          <w:szCs w:val="24"/>
        </w:rPr>
        <w:t xml:space="preserve">s of over </w:t>
      </w:r>
      <w:bookmarkStart w:id="386" w:name="OLE_LINK11"/>
      <w:bookmarkStart w:id="387" w:name="OLE_LINK12"/>
      <w:r w:rsidR="0039384A" w:rsidRPr="00857657">
        <w:rPr>
          <w:rFonts w:asciiTheme="minorHAnsi" w:hAnsiTheme="minorHAnsi" w:cstheme="minorHAnsi"/>
          <w:color w:val="000000" w:themeColor="text1"/>
          <w:sz w:val="24"/>
          <w:szCs w:val="24"/>
        </w:rPr>
        <w:t xml:space="preserve">800 meta-analyses </w:t>
      </w:r>
      <w:bookmarkEnd w:id="386"/>
      <w:bookmarkEnd w:id="387"/>
      <w:ins w:id="388" w:author="MAC LIATHAIN, CIAN" w:date="2021-03-11T18:18:00Z">
        <w:r w:rsidR="00B773B1">
          <w:rPr>
            <w:rFonts w:asciiTheme="minorHAnsi" w:hAnsiTheme="minorHAnsi" w:cstheme="minorHAnsi"/>
            <w:color w:val="000000" w:themeColor="text1"/>
            <w:sz w:val="24"/>
            <w:szCs w:val="24"/>
          </w:rPr>
          <w:t xml:space="preserve">related to </w:t>
        </w:r>
      </w:ins>
      <w:del w:id="389" w:author="MAC LIATHAIN, CIAN" w:date="2021-03-11T18:18:00Z">
        <w:r w:rsidR="0039384A" w:rsidRPr="00857657" w:rsidDel="00B773B1">
          <w:rPr>
            <w:rFonts w:asciiTheme="minorHAnsi" w:hAnsiTheme="minorHAnsi" w:cstheme="minorHAnsi"/>
            <w:color w:val="000000" w:themeColor="text1"/>
            <w:sz w:val="24"/>
            <w:szCs w:val="24"/>
          </w:rPr>
          <w:delText xml:space="preserve">in relation to </w:delText>
        </w:r>
      </w:del>
      <w:r w:rsidR="0039384A" w:rsidRPr="00857657">
        <w:rPr>
          <w:rFonts w:asciiTheme="minorHAnsi" w:hAnsiTheme="minorHAnsi" w:cstheme="minorHAnsi"/>
          <w:color w:val="000000" w:themeColor="text1"/>
          <w:sz w:val="24"/>
          <w:szCs w:val="24"/>
        </w:rPr>
        <w:t xml:space="preserve">achievement, Hattie (2009, p.22) concludes that “the biggest effects on student learning occur when teachers become learners of their own teaching and when students become their own teachers.” </w:t>
      </w:r>
    </w:p>
    <w:p w14:paraId="62CB9D8E" w14:textId="77777777" w:rsidR="00391B2C" w:rsidRPr="00857657" w:rsidRDefault="00391B2C" w:rsidP="00857657">
      <w:pPr>
        <w:widowControl w:val="0"/>
        <w:autoSpaceDE w:val="0"/>
        <w:adjustRightInd w:val="0"/>
        <w:spacing w:line="360" w:lineRule="auto"/>
        <w:rPr>
          <w:rFonts w:asciiTheme="minorHAnsi" w:hAnsiTheme="minorHAnsi" w:cstheme="minorHAnsi"/>
          <w:color w:val="000000" w:themeColor="text1"/>
          <w:sz w:val="24"/>
          <w:szCs w:val="24"/>
        </w:rPr>
      </w:pPr>
    </w:p>
    <w:p w14:paraId="5BA4CA5E" w14:textId="31265D92" w:rsidR="00C95878" w:rsidDel="00876E08" w:rsidRDefault="00C95878" w:rsidP="00857657">
      <w:pPr>
        <w:widowControl w:val="0"/>
        <w:autoSpaceDE w:val="0"/>
        <w:adjustRightInd w:val="0"/>
        <w:spacing w:line="360" w:lineRule="auto"/>
        <w:rPr>
          <w:del w:id="390" w:author="MAC LIATHAIN, CIAN" w:date="2021-01-31T09:12:00Z"/>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This concept of feedback is a core component of formative assessment, and if used effectively it has the potential to facilitate the constructivist principles of student autonomy and personally construct</w:t>
      </w:r>
      <w:ins w:id="391" w:author="MAC LIATHAIN, CIAN" w:date="2021-03-11T18:19:00Z">
        <w:r w:rsidR="00B773B1">
          <w:rPr>
            <w:rFonts w:asciiTheme="minorHAnsi" w:hAnsiTheme="minorHAnsi" w:cstheme="minorHAnsi"/>
            <w:color w:val="000000" w:themeColor="text1"/>
            <w:sz w:val="24"/>
            <w:szCs w:val="24"/>
          </w:rPr>
          <w:t xml:space="preserve">ed </w:t>
        </w:r>
      </w:ins>
      <w:del w:id="392" w:author="MAC LIATHAIN, CIAN" w:date="2021-03-11T18:19:00Z">
        <w:r w:rsidRPr="00857657" w:rsidDel="00B773B1">
          <w:rPr>
            <w:rFonts w:asciiTheme="minorHAnsi" w:hAnsiTheme="minorHAnsi" w:cstheme="minorHAnsi"/>
            <w:color w:val="000000" w:themeColor="text1"/>
            <w:sz w:val="24"/>
            <w:szCs w:val="24"/>
          </w:rPr>
          <w:delText xml:space="preserve"> </w:delText>
        </w:r>
      </w:del>
      <w:r w:rsidRPr="00857657">
        <w:rPr>
          <w:rFonts w:asciiTheme="minorHAnsi" w:hAnsiTheme="minorHAnsi" w:cstheme="minorHAnsi"/>
          <w:color w:val="000000" w:themeColor="text1"/>
          <w:sz w:val="24"/>
          <w:szCs w:val="24"/>
        </w:rPr>
        <w:t>knowledge through social and active learning based on their prior experience (O’Mahony, 2017)</w:t>
      </w:r>
      <w:r w:rsidR="00FF6385" w:rsidRPr="00857657">
        <w:rPr>
          <w:rFonts w:asciiTheme="minorHAnsi" w:hAnsiTheme="minorHAnsi" w:cstheme="minorHAnsi"/>
          <w:color w:val="000000" w:themeColor="text1"/>
          <w:sz w:val="24"/>
          <w:szCs w:val="24"/>
        </w:rPr>
        <w:t>.</w:t>
      </w:r>
      <w:ins w:id="393" w:author="MAC LIATHAIN, CIAN" w:date="2021-01-31T09:12:00Z">
        <w:r w:rsidR="00876E08">
          <w:rPr>
            <w:rFonts w:asciiTheme="minorHAnsi" w:hAnsiTheme="minorHAnsi" w:cstheme="minorHAnsi"/>
            <w:color w:val="000000" w:themeColor="text1"/>
            <w:sz w:val="24"/>
            <w:szCs w:val="24"/>
          </w:rPr>
          <w:t xml:space="preserve"> </w:t>
        </w:r>
      </w:ins>
    </w:p>
    <w:p w14:paraId="126C4407" w14:textId="77777777" w:rsidR="00391B2C" w:rsidRPr="00857657" w:rsidDel="00876E08" w:rsidRDefault="00391B2C" w:rsidP="00857657">
      <w:pPr>
        <w:widowControl w:val="0"/>
        <w:autoSpaceDE w:val="0"/>
        <w:adjustRightInd w:val="0"/>
        <w:spacing w:line="360" w:lineRule="auto"/>
        <w:rPr>
          <w:del w:id="394" w:author="MAC LIATHAIN, CIAN" w:date="2021-01-31T09:12:00Z"/>
          <w:rFonts w:asciiTheme="minorHAnsi" w:hAnsiTheme="minorHAnsi" w:cstheme="minorHAnsi"/>
          <w:color w:val="000000" w:themeColor="text1"/>
          <w:sz w:val="24"/>
          <w:szCs w:val="24"/>
        </w:rPr>
      </w:pPr>
    </w:p>
    <w:p w14:paraId="3C5D312A" w14:textId="4C75E366" w:rsidR="00A70E6A" w:rsidRDefault="00FF6385" w:rsidP="00857657">
      <w:pPr>
        <w:widowControl w:val="0"/>
        <w:autoSpaceDE w:val="0"/>
        <w:adjustRightInd w:val="0"/>
        <w:spacing w:line="360" w:lineRule="auto"/>
        <w:rPr>
          <w:ins w:id="395" w:author="MAC LIATHAIN, CIAN" w:date="2021-01-31T09:12:00Z"/>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Technology has been identified as having great potential to enhance this process. </w:t>
      </w:r>
      <w:r w:rsidR="009873E1" w:rsidRPr="00857657">
        <w:rPr>
          <w:rFonts w:asciiTheme="minorHAnsi" w:hAnsiTheme="minorHAnsi" w:cstheme="minorHAnsi"/>
          <w:color w:val="000000" w:themeColor="text1"/>
          <w:sz w:val="24"/>
          <w:szCs w:val="24"/>
        </w:rPr>
        <w:t xml:space="preserve">Research has shown that applying technology to formative assessment </w:t>
      </w:r>
      <w:del w:id="396" w:author="MAC LIATHAIN, CIAN" w:date="2021-03-11T18:21:00Z">
        <w:r w:rsidR="009873E1" w:rsidRPr="00857657" w:rsidDel="00B773B1">
          <w:rPr>
            <w:rFonts w:asciiTheme="minorHAnsi" w:hAnsiTheme="minorHAnsi" w:cstheme="minorHAnsi"/>
            <w:color w:val="000000" w:themeColor="text1"/>
            <w:sz w:val="24"/>
            <w:szCs w:val="24"/>
          </w:rPr>
          <w:delText xml:space="preserve">has </w:delText>
        </w:r>
      </w:del>
      <w:ins w:id="397" w:author="MAC LIATHAIN, CIAN" w:date="2021-03-11T18:21:00Z">
        <w:r w:rsidR="00B773B1">
          <w:rPr>
            <w:rFonts w:asciiTheme="minorHAnsi" w:hAnsiTheme="minorHAnsi" w:cstheme="minorHAnsi"/>
            <w:color w:val="000000" w:themeColor="text1"/>
            <w:sz w:val="24"/>
            <w:szCs w:val="24"/>
          </w:rPr>
          <w:t>can</w:t>
        </w:r>
        <w:r w:rsidR="00B773B1" w:rsidRPr="00857657">
          <w:rPr>
            <w:rFonts w:asciiTheme="minorHAnsi" w:hAnsiTheme="minorHAnsi" w:cstheme="minorHAnsi"/>
            <w:color w:val="000000" w:themeColor="text1"/>
            <w:sz w:val="24"/>
            <w:szCs w:val="24"/>
          </w:rPr>
          <w:t xml:space="preserve"> </w:t>
        </w:r>
      </w:ins>
      <w:r w:rsidR="009873E1" w:rsidRPr="00857657">
        <w:rPr>
          <w:rFonts w:asciiTheme="minorHAnsi" w:hAnsiTheme="minorHAnsi" w:cstheme="minorHAnsi"/>
          <w:color w:val="000000" w:themeColor="text1"/>
          <w:sz w:val="24"/>
          <w:szCs w:val="24"/>
        </w:rPr>
        <w:t>result</w:t>
      </w:r>
      <w:del w:id="398" w:author="MAC LIATHAIN, CIAN" w:date="2021-03-11T18:21:00Z">
        <w:r w:rsidR="009873E1" w:rsidRPr="00857657" w:rsidDel="00B773B1">
          <w:rPr>
            <w:rFonts w:asciiTheme="minorHAnsi" w:hAnsiTheme="minorHAnsi" w:cstheme="minorHAnsi"/>
            <w:color w:val="000000" w:themeColor="text1"/>
            <w:sz w:val="24"/>
            <w:szCs w:val="24"/>
          </w:rPr>
          <w:delText>ed</w:delText>
        </w:r>
      </w:del>
      <w:r w:rsidR="009873E1" w:rsidRPr="00857657">
        <w:rPr>
          <w:rFonts w:asciiTheme="minorHAnsi" w:hAnsiTheme="minorHAnsi" w:cstheme="minorHAnsi"/>
          <w:color w:val="000000" w:themeColor="text1"/>
          <w:sz w:val="24"/>
          <w:szCs w:val="24"/>
        </w:rPr>
        <w:t xml:space="preserve"> in improvements to: examining students’ learning progress, collecting student interactions over long periods of time and multiple classrooms, providing immediate personal feedback, scaffolding conceptual understanding, facilitating students</w:t>
      </w:r>
      <w:ins w:id="399" w:author="MAC LIATHAIN, CIAN" w:date="2021-01-31T09:11:00Z">
        <w:r w:rsidR="00BD3D03">
          <w:rPr>
            <w:rFonts w:asciiTheme="minorHAnsi" w:hAnsiTheme="minorHAnsi" w:cstheme="minorHAnsi"/>
            <w:color w:val="000000" w:themeColor="text1"/>
            <w:sz w:val="24"/>
            <w:szCs w:val="24"/>
          </w:rPr>
          <w:t>'</w:t>
        </w:r>
      </w:ins>
      <w:del w:id="400" w:author="MAC LIATHAIN, CIAN" w:date="2021-01-31T09:11:00Z">
        <w:r w:rsidR="009873E1" w:rsidRPr="00857657" w:rsidDel="00BD3D03">
          <w:rPr>
            <w:rFonts w:asciiTheme="minorHAnsi" w:hAnsiTheme="minorHAnsi" w:cstheme="minorHAnsi"/>
            <w:color w:val="000000" w:themeColor="text1"/>
            <w:sz w:val="24"/>
            <w:szCs w:val="24"/>
          </w:rPr>
          <w:delText xml:space="preserve"> take an</w:delText>
        </w:r>
      </w:del>
      <w:r w:rsidR="009873E1" w:rsidRPr="00857657">
        <w:rPr>
          <w:rFonts w:asciiTheme="minorHAnsi" w:hAnsiTheme="minorHAnsi" w:cstheme="minorHAnsi"/>
          <w:color w:val="000000" w:themeColor="text1"/>
          <w:sz w:val="24"/>
          <w:szCs w:val="24"/>
        </w:rPr>
        <w:t xml:space="preserve"> active role in classroom discussion and encouraging reflection and self-regulated learning (Cusi et al., 2019).</w:t>
      </w:r>
    </w:p>
    <w:p w14:paraId="4A22DBD8" w14:textId="77777777" w:rsidR="00876E08" w:rsidRPr="00857657" w:rsidRDefault="00876E08" w:rsidP="00857657">
      <w:pPr>
        <w:widowControl w:val="0"/>
        <w:autoSpaceDE w:val="0"/>
        <w:adjustRightInd w:val="0"/>
        <w:spacing w:line="360" w:lineRule="auto"/>
        <w:rPr>
          <w:rFonts w:asciiTheme="minorHAnsi" w:hAnsiTheme="minorHAnsi" w:cstheme="minorHAnsi"/>
          <w:color w:val="000000" w:themeColor="text1"/>
          <w:sz w:val="24"/>
          <w:szCs w:val="24"/>
        </w:rPr>
      </w:pPr>
    </w:p>
    <w:p w14:paraId="3C325188" w14:textId="58B05917" w:rsidR="00781CD6" w:rsidRPr="00857657" w:rsidRDefault="00FF6385" w:rsidP="00857657">
      <w:pPr>
        <w:widowControl w:val="0"/>
        <w:autoSpaceDE w:val="0"/>
        <w:adjustRightInd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In particular, classroom response systems</w:t>
      </w:r>
      <w:r w:rsidR="00781CD6" w:rsidRPr="00857657">
        <w:rPr>
          <w:rFonts w:asciiTheme="minorHAnsi" w:hAnsiTheme="minorHAnsi" w:cstheme="minorHAnsi"/>
          <w:color w:val="000000" w:themeColor="text1"/>
          <w:sz w:val="24"/>
          <w:szCs w:val="24"/>
        </w:rPr>
        <w:t xml:space="preserve"> (CRS)</w:t>
      </w:r>
      <w:r w:rsidRPr="00857657">
        <w:rPr>
          <w:rFonts w:asciiTheme="minorHAnsi" w:hAnsiTheme="minorHAnsi" w:cstheme="minorHAnsi"/>
          <w:color w:val="000000" w:themeColor="text1"/>
          <w:sz w:val="24"/>
          <w:szCs w:val="24"/>
        </w:rPr>
        <w:t xml:space="preserve"> are a form of networked technology that </w:t>
      </w:r>
      <w:r w:rsidRPr="00857657">
        <w:rPr>
          <w:rFonts w:asciiTheme="minorHAnsi" w:hAnsiTheme="minorHAnsi" w:cstheme="minorHAnsi"/>
          <w:color w:val="000000" w:themeColor="text1"/>
          <w:sz w:val="24"/>
          <w:szCs w:val="24"/>
        </w:rPr>
        <w:lastRenderedPageBreak/>
        <w:t xml:space="preserve">allow teachers to interact with students </w:t>
      </w:r>
      <w:del w:id="401" w:author="MAC LIATHAIN, CIAN" w:date="2021-03-11T18:21:00Z">
        <w:r w:rsidRPr="00857657" w:rsidDel="00B773B1">
          <w:rPr>
            <w:rFonts w:asciiTheme="minorHAnsi" w:hAnsiTheme="minorHAnsi" w:cstheme="minorHAnsi"/>
            <w:color w:val="000000" w:themeColor="text1"/>
            <w:sz w:val="24"/>
            <w:szCs w:val="24"/>
          </w:rPr>
          <w:delText xml:space="preserve">through </w:delText>
        </w:r>
      </w:del>
      <w:ins w:id="402" w:author="MAC LIATHAIN, CIAN" w:date="2021-03-11T18:21:00Z">
        <w:r w:rsidR="00B773B1">
          <w:rPr>
            <w:rFonts w:asciiTheme="minorHAnsi" w:hAnsiTheme="minorHAnsi" w:cstheme="minorHAnsi"/>
            <w:color w:val="000000" w:themeColor="text1"/>
            <w:sz w:val="24"/>
            <w:szCs w:val="24"/>
          </w:rPr>
          <w:t>by</w:t>
        </w:r>
        <w:r w:rsidR="00B773B1" w:rsidRPr="00857657">
          <w:rPr>
            <w:rFonts w:asciiTheme="minorHAnsi" w:hAnsiTheme="minorHAnsi" w:cstheme="minorHAnsi"/>
            <w:color w:val="000000" w:themeColor="text1"/>
            <w:sz w:val="24"/>
            <w:szCs w:val="24"/>
          </w:rPr>
          <w:t xml:space="preserve"> </w:t>
        </w:r>
      </w:ins>
      <w:r w:rsidRPr="00857657">
        <w:rPr>
          <w:rFonts w:asciiTheme="minorHAnsi" w:hAnsiTheme="minorHAnsi" w:cstheme="minorHAnsi"/>
          <w:color w:val="000000" w:themeColor="text1"/>
          <w:sz w:val="24"/>
          <w:szCs w:val="24"/>
        </w:rPr>
        <w:t>offering different types of questions and polling the students’ answers.</w:t>
      </w:r>
      <w:r w:rsidR="00781CD6" w:rsidRPr="00857657">
        <w:rPr>
          <w:rFonts w:asciiTheme="minorHAnsi" w:hAnsiTheme="minorHAnsi" w:cstheme="minorHAnsi"/>
          <w:color w:val="000000" w:themeColor="text1"/>
          <w:sz w:val="24"/>
          <w:szCs w:val="24"/>
        </w:rPr>
        <w:t xml:space="preserve"> Beatty &amp; Gerace (2009) have outlined a cycle that teachers can follow </w:t>
      </w:r>
      <w:r w:rsidR="009873E1" w:rsidRPr="00857657">
        <w:rPr>
          <w:rFonts w:asciiTheme="minorHAnsi" w:hAnsiTheme="minorHAnsi" w:cstheme="minorHAnsi"/>
          <w:color w:val="000000" w:themeColor="text1"/>
          <w:sz w:val="24"/>
          <w:szCs w:val="24"/>
        </w:rPr>
        <w:t xml:space="preserve">alongside </w:t>
      </w:r>
      <w:r w:rsidR="00781CD6" w:rsidRPr="00857657">
        <w:rPr>
          <w:rFonts w:asciiTheme="minorHAnsi" w:hAnsiTheme="minorHAnsi" w:cstheme="minorHAnsi"/>
          <w:color w:val="000000" w:themeColor="text1"/>
          <w:sz w:val="24"/>
          <w:szCs w:val="24"/>
        </w:rPr>
        <w:t xml:space="preserve">their </w:t>
      </w:r>
      <w:r w:rsidR="00781CD6" w:rsidRPr="00857657">
        <w:rPr>
          <w:rFonts w:asciiTheme="minorHAnsi" w:hAnsiTheme="minorHAnsi" w:cstheme="minorHAnsi"/>
          <w:i/>
          <w:iCs/>
          <w:color w:val="000000" w:themeColor="text1"/>
          <w:sz w:val="24"/>
          <w:szCs w:val="24"/>
        </w:rPr>
        <w:t xml:space="preserve">Technology-Enhanced Formative </w:t>
      </w:r>
      <w:r w:rsidR="00613201" w:rsidRPr="00857657">
        <w:rPr>
          <w:rFonts w:asciiTheme="minorHAnsi" w:hAnsiTheme="minorHAnsi" w:cstheme="minorHAnsi"/>
          <w:i/>
          <w:iCs/>
          <w:color w:val="000000" w:themeColor="text1"/>
          <w:sz w:val="24"/>
          <w:szCs w:val="24"/>
        </w:rPr>
        <w:t xml:space="preserve">Assessment </w:t>
      </w:r>
      <w:r w:rsidR="00613201" w:rsidRPr="00857657">
        <w:rPr>
          <w:rFonts w:asciiTheme="minorHAnsi" w:hAnsiTheme="minorHAnsi" w:cstheme="minorHAnsi"/>
          <w:color w:val="000000" w:themeColor="text1"/>
          <w:sz w:val="24"/>
          <w:szCs w:val="24"/>
        </w:rPr>
        <w:t>pedagogy</w:t>
      </w:r>
      <w:r w:rsidR="00781CD6" w:rsidRPr="00857657">
        <w:rPr>
          <w:rFonts w:asciiTheme="minorHAnsi" w:hAnsiTheme="minorHAnsi" w:cstheme="minorHAnsi"/>
          <w:color w:val="000000" w:themeColor="text1"/>
          <w:sz w:val="24"/>
          <w:szCs w:val="24"/>
        </w:rPr>
        <w:t xml:space="preserve"> to scaffold and foster</w:t>
      </w:r>
      <w:r w:rsidR="009873E1" w:rsidRPr="00857657">
        <w:rPr>
          <w:rFonts w:asciiTheme="minorHAnsi" w:hAnsiTheme="minorHAnsi" w:cstheme="minorHAnsi"/>
          <w:color w:val="000000" w:themeColor="text1"/>
          <w:sz w:val="24"/>
          <w:szCs w:val="24"/>
        </w:rPr>
        <w:t xml:space="preserve"> </w:t>
      </w:r>
      <w:r w:rsidR="00781CD6" w:rsidRPr="00857657">
        <w:rPr>
          <w:rFonts w:asciiTheme="minorHAnsi" w:hAnsiTheme="minorHAnsi" w:cstheme="minorHAnsi"/>
          <w:color w:val="000000" w:themeColor="text1"/>
          <w:sz w:val="24"/>
          <w:szCs w:val="24"/>
        </w:rPr>
        <w:t>constructivist learning:</w:t>
      </w:r>
    </w:p>
    <w:p w14:paraId="0C7C01FB" w14:textId="4FB03393" w:rsidR="00781CD6" w:rsidRPr="00857657" w:rsidRDefault="00781CD6" w:rsidP="00857657">
      <w:pPr>
        <w:pStyle w:val="ListParagraph"/>
        <w:widowControl w:val="0"/>
        <w:numPr>
          <w:ilvl w:val="0"/>
          <w:numId w:val="4"/>
        </w:numPr>
        <w:autoSpaceDE w:val="0"/>
        <w:adjustRightInd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present thought-provoking question to the class</w:t>
      </w:r>
    </w:p>
    <w:p w14:paraId="35B7616A" w14:textId="31BCDC8C" w:rsidR="00781CD6" w:rsidRPr="00857657" w:rsidRDefault="00781CD6" w:rsidP="00857657">
      <w:pPr>
        <w:pStyle w:val="ListParagraph"/>
        <w:widowControl w:val="0"/>
        <w:numPr>
          <w:ilvl w:val="0"/>
          <w:numId w:val="4"/>
        </w:numPr>
        <w:autoSpaceDE w:val="0"/>
        <w:adjustRightInd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give time for students to consider the question and their answer, either individually, in pairs, or in groups</w:t>
      </w:r>
    </w:p>
    <w:p w14:paraId="1570BA01" w14:textId="77777777" w:rsidR="00781CD6" w:rsidRPr="00857657" w:rsidRDefault="00781CD6" w:rsidP="00857657">
      <w:pPr>
        <w:pStyle w:val="ListParagraph"/>
        <w:widowControl w:val="0"/>
        <w:numPr>
          <w:ilvl w:val="0"/>
          <w:numId w:val="4"/>
        </w:numPr>
        <w:autoSpaceDE w:val="0"/>
        <w:adjustRightInd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use CRS to gather, record and display students’ responses</w:t>
      </w:r>
    </w:p>
    <w:p w14:paraId="4345076D" w14:textId="7D768BA9" w:rsidR="00781CD6" w:rsidRPr="00857657" w:rsidRDefault="00837B63" w:rsidP="00857657">
      <w:pPr>
        <w:pStyle w:val="ListParagraph"/>
        <w:widowControl w:val="0"/>
        <w:numPr>
          <w:ilvl w:val="0"/>
          <w:numId w:val="4"/>
        </w:numPr>
        <w:autoSpaceDE w:val="0"/>
        <w:adjustRightInd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allow</w:t>
      </w:r>
      <w:r w:rsidR="00781CD6" w:rsidRPr="00857657">
        <w:rPr>
          <w:rFonts w:asciiTheme="minorHAnsi" w:hAnsiTheme="minorHAnsi" w:cstheme="minorHAnsi"/>
          <w:color w:val="000000" w:themeColor="text1"/>
          <w:sz w:val="24"/>
          <w:szCs w:val="24"/>
        </w:rPr>
        <w:t xml:space="preserve"> student-led </w:t>
      </w:r>
      <w:r w:rsidRPr="00857657">
        <w:rPr>
          <w:rFonts w:asciiTheme="minorHAnsi" w:hAnsiTheme="minorHAnsi" w:cstheme="minorHAnsi"/>
          <w:color w:val="000000" w:themeColor="text1"/>
          <w:sz w:val="24"/>
          <w:szCs w:val="24"/>
        </w:rPr>
        <w:t xml:space="preserve">whole-class </w:t>
      </w:r>
      <w:r w:rsidR="00781CD6" w:rsidRPr="00857657">
        <w:rPr>
          <w:rFonts w:asciiTheme="minorHAnsi" w:hAnsiTheme="minorHAnsi" w:cstheme="minorHAnsi"/>
          <w:color w:val="000000" w:themeColor="text1"/>
          <w:sz w:val="24"/>
          <w:szCs w:val="24"/>
        </w:rPr>
        <w:t>discussion on their differing perspectives and assumptions</w:t>
      </w:r>
    </w:p>
    <w:p w14:paraId="6EA3EAD1" w14:textId="03AA6CC6" w:rsidR="00781CD6" w:rsidRPr="00857657" w:rsidRDefault="00781CD6" w:rsidP="00857657">
      <w:pPr>
        <w:pStyle w:val="ListParagraph"/>
        <w:widowControl w:val="0"/>
        <w:numPr>
          <w:ilvl w:val="0"/>
          <w:numId w:val="4"/>
        </w:numPr>
        <w:autoSpaceDE w:val="0"/>
        <w:adjustRightInd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summaris</w:t>
      </w:r>
      <w:r w:rsidR="00837B63" w:rsidRPr="00857657">
        <w:rPr>
          <w:rFonts w:asciiTheme="minorHAnsi" w:hAnsiTheme="minorHAnsi" w:cstheme="minorHAnsi"/>
          <w:color w:val="000000" w:themeColor="text1"/>
          <w:sz w:val="24"/>
          <w:szCs w:val="24"/>
        </w:rPr>
        <w:t>e the discussion, providing feedback based on the different answer</w:t>
      </w:r>
      <w:ins w:id="403" w:author="MAC LIATHAIN, CIAN" w:date="2021-01-31T09:12:00Z">
        <w:r w:rsidR="00876E08">
          <w:rPr>
            <w:rFonts w:asciiTheme="minorHAnsi" w:hAnsiTheme="minorHAnsi" w:cstheme="minorHAnsi"/>
            <w:color w:val="000000" w:themeColor="text1"/>
            <w:sz w:val="24"/>
            <w:szCs w:val="24"/>
          </w:rPr>
          <w:t>s</w:t>
        </w:r>
      </w:ins>
    </w:p>
    <w:p w14:paraId="42ACDD35" w14:textId="171FD0D2" w:rsidR="00837B63" w:rsidRPr="00857657" w:rsidDel="00933A79" w:rsidRDefault="00837B63" w:rsidP="00857657">
      <w:pPr>
        <w:pStyle w:val="ListParagraph"/>
        <w:widowControl w:val="0"/>
        <w:numPr>
          <w:ilvl w:val="0"/>
          <w:numId w:val="4"/>
        </w:numPr>
        <w:autoSpaceDE w:val="0"/>
        <w:adjustRightInd w:val="0"/>
        <w:spacing w:line="360" w:lineRule="auto"/>
        <w:rPr>
          <w:del w:id="404" w:author="MAC LIATHAIN, CIAN" w:date="2021-01-31T09:24:00Z"/>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repeat cycle, analysing the recorded responses to inform further assessment </w:t>
      </w:r>
    </w:p>
    <w:p w14:paraId="3D5BC902" w14:textId="77777777" w:rsidR="00781CD6" w:rsidRPr="00933A79" w:rsidRDefault="00781CD6">
      <w:pPr>
        <w:pStyle w:val="ListParagraph"/>
        <w:widowControl w:val="0"/>
        <w:numPr>
          <w:ilvl w:val="0"/>
          <w:numId w:val="4"/>
        </w:numPr>
        <w:autoSpaceDE w:val="0"/>
        <w:adjustRightInd w:val="0"/>
        <w:spacing w:line="360" w:lineRule="auto"/>
        <w:rPr>
          <w:rFonts w:asciiTheme="minorHAnsi" w:hAnsiTheme="minorHAnsi" w:cstheme="minorHAnsi"/>
          <w:color w:val="000000" w:themeColor="text1"/>
          <w:sz w:val="24"/>
          <w:szCs w:val="24"/>
          <w:rPrChange w:id="405" w:author="MAC LIATHAIN, CIAN" w:date="2021-01-31T09:24:00Z">
            <w:rPr/>
          </w:rPrChange>
        </w:rPr>
        <w:pPrChange w:id="406" w:author="MAC LIATHAIN, CIAN" w:date="2021-01-31T09:24:00Z">
          <w:pPr>
            <w:widowControl w:val="0"/>
            <w:autoSpaceDE w:val="0"/>
            <w:adjustRightInd w:val="0"/>
            <w:spacing w:line="360" w:lineRule="auto"/>
          </w:pPr>
        </w:pPrChange>
      </w:pPr>
    </w:p>
    <w:p w14:paraId="4F4DCC2F" w14:textId="6B71C08D" w:rsidR="00FF6385" w:rsidRPr="00857657" w:rsidRDefault="00C47A00" w:rsidP="00857657">
      <w:pPr>
        <w:widowControl w:val="0"/>
        <w:autoSpaceDE w:val="0"/>
        <w:adjustRightInd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Research into </w:t>
      </w:r>
      <w:r w:rsidR="00857657" w:rsidRPr="00857657">
        <w:rPr>
          <w:rFonts w:asciiTheme="minorHAnsi" w:hAnsiTheme="minorHAnsi" w:cstheme="minorHAnsi"/>
          <w:color w:val="000000" w:themeColor="text1"/>
          <w:sz w:val="24"/>
          <w:szCs w:val="24"/>
        </w:rPr>
        <w:t>CRS</w:t>
      </w:r>
      <w:r w:rsidRPr="00857657">
        <w:rPr>
          <w:rFonts w:asciiTheme="minorHAnsi" w:hAnsiTheme="minorHAnsi" w:cstheme="minorHAnsi"/>
          <w:color w:val="000000" w:themeColor="text1"/>
          <w:sz w:val="24"/>
          <w:szCs w:val="24"/>
        </w:rPr>
        <w:t xml:space="preserve"> to promote mathematical learning has </w:t>
      </w:r>
      <w:r w:rsidR="00857657" w:rsidRPr="00857657">
        <w:rPr>
          <w:rFonts w:asciiTheme="minorHAnsi" w:hAnsiTheme="minorHAnsi" w:cstheme="minorHAnsi"/>
          <w:color w:val="000000" w:themeColor="text1"/>
          <w:sz w:val="24"/>
          <w:szCs w:val="24"/>
        </w:rPr>
        <w:t>suggested four different</w:t>
      </w:r>
      <w:r w:rsidRPr="00857657">
        <w:rPr>
          <w:rFonts w:asciiTheme="minorHAnsi" w:hAnsiTheme="minorHAnsi" w:cstheme="minorHAnsi"/>
          <w:color w:val="000000" w:themeColor="text1"/>
          <w:sz w:val="24"/>
          <w:szCs w:val="24"/>
        </w:rPr>
        <w:t xml:space="preserve"> design</w:t>
      </w:r>
      <w:r w:rsidR="00857657" w:rsidRPr="00857657">
        <w:rPr>
          <w:rFonts w:asciiTheme="minorHAnsi" w:hAnsiTheme="minorHAnsi" w:cstheme="minorHAnsi"/>
          <w:color w:val="000000" w:themeColor="text1"/>
          <w:sz w:val="24"/>
          <w:szCs w:val="24"/>
        </w:rPr>
        <w:t xml:space="preserve">s of </w:t>
      </w:r>
      <w:r w:rsidRPr="00857657">
        <w:rPr>
          <w:rFonts w:asciiTheme="minorHAnsi" w:hAnsiTheme="minorHAnsi" w:cstheme="minorHAnsi"/>
          <w:color w:val="000000" w:themeColor="text1"/>
          <w:sz w:val="24"/>
          <w:szCs w:val="24"/>
        </w:rPr>
        <w:t>the polls to either a) “provoke thinking and exercise a cognitive skill”, b) “elicit a misconception and “stimulate discussion with questions having multiple reasonable answers”, c) improve students ability to reflect and develop strategies</w:t>
      </w:r>
      <w:del w:id="407" w:author="MAC LIATHAIN, CIAN" w:date="2021-03-11T15:57:00Z">
        <w:r w:rsidRPr="00857657" w:rsidDel="00F8274F">
          <w:rPr>
            <w:rFonts w:asciiTheme="minorHAnsi" w:hAnsiTheme="minorHAnsi" w:cstheme="minorHAnsi"/>
            <w:color w:val="000000" w:themeColor="text1"/>
            <w:sz w:val="24"/>
            <w:szCs w:val="24"/>
          </w:rPr>
          <w:delText xml:space="preserve">  </w:delText>
        </w:r>
      </w:del>
      <w:ins w:id="408" w:author="MAC LIATHAIN, CIAN" w:date="2021-03-11T15:57:00Z">
        <w:r w:rsidR="00F8274F">
          <w:rPr>
            <w:rFonts w:asciiTheme="minorHAnsi" w:hAnsiTheme="minorHAnsi" w:cstheme="minorHAnsi"/>
            <w:color w:val="000000" w:themeColor="text1"/>
            <w:sz w:val="24"/>
            <w:szCs w:val="24"/>
          </w:rPr>
          <w:t xml:space="preserve"> </w:t>
        </w:r>
      </w:ins>
      <w:r w:rsidRPr="00857657">
        <w:rPr>
          <w:rFonts w:asciiTheme="minorHAnsi" w:hAnsiTheme="minorHAnsi" w:cstheme="minorHAnsi"/>
          <w:color w:val="000000" w:themeColor="text1"/>
          <w:sz w:val="24"/>
          <w:szCs w:val="24"/>
        </w:rPr>
        <w:t>to face specific mathematical tasks and d) identify students’ feelings and opinions on different mathematical topics and approaches (Cusi et al., 201</w:t>
      </w:r>
      <w:r w:rsidR="009900DD" w:rsidRPr="00857657">
        <w:rPr>
          <w:rFonts w:asciiTheme="minorHAnsi" w:hAnsiTheme="minorHAnsi" w:cstheme="minorHAnsi"/>
          <w:color w:val="000000" w:themeColor="text1"/>
          <w:sz w:val="24"/>
          <w:szCs w:val="24"/>
        </w:rPr>
        <w:t>9</w:t>
      </w:r>
      <w:r w:rsidRPr="00857657">
        <w:rPr>
          <w:rFonts w:asciiTheme="minorHAnsi" w:hAnsiTheme="minorHAnsi" w:cstheme="minorHAnsi"/>
          <w:color w:val="000000" w:themeColor="text1"/>
          <w:sz w:val="24"/>
          <w:szCs w:val="24"/>
        </w:rPr>
        <w:t>, p.13)</w:t>
      </w:r>
      <w:r w:rsidR="004E7D65">
        <w:rPr>
          <w:rFonts w:asciiTheme="minorHAnsi" w:hAnsiTheme="minorHAnsi" w:cstheme="minorHAnsi"/>
          <w:color w:val="000000" w:themeColor="text1"/>
          <w:sz w:val="24"/>
          <w:szCs w:val="24"/>
        </w:rPr>
        <w:t>.</w:t>
      </w:r>
    </w:p>
    <w:p w14:paraId="624FCD45" w14:textId="77777777" w:rsidR="00933A79" w:rsidRDefault="00933A79" w:rsidP="00857657">
      <w:pPr>
        <w:spacing w:line="360" w:lineRule="auto"/>
        <w:rPr>
          <w:ins w:id="409" w:author="MAC LIATHAIN, CIAN" w:date="2021-01-31T09:24:00Z"/>
          <w:rFonts w:asciiTheme="minorHAnsi" w:hAnsiTheme="minorHAnsi" w:cstheme="minorHAnsi"/>
          <w:color w:val="000000" w:themeColor="text1"/>
          <w:sz w:val="24"/>
          <w:szCs w:val="24"/>
        </w:rPr>
      </w:pPr>
    </w:p>
    <w:p w14:paraId="36FBD08C" w14:textId="7C5BA181" w:rsidR="004E7D65" w:rsidDel="00933A79" w:rsidRDefault="00FF6385" w:rsidP="00857657">
      <w:pPr>
        <w:spacing w:line="360" w:lineRule="auto"/>
        <w:rPr>
          <w:del w:id="410" w:author="MAC LIATHAIN, CIAN" w:date="2021-01-31T09:24:00Z"/>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Typically, classroom response systems require students to each have their own device, with the students</w:t>
      </w:r>
      <w:r w:rsidR="0015271A" w:rsidRPr="00857657">
        <w:rPr>
          <w:rFonts w:asciiTheme="minorHAnsi" w:hAnsiTheme="minorHAnsi" w:cstheme="minorHAnsi"/>
          <w:color w:val="000000" w:themeColor="text1"/>
          <w:sz w:val="24"/>
          <w:szCs w:val="24"/>
        </w:rPr>
        <w:t>’</w:t>
      </w:r>
      <w:r w:rsidRPr="00857657">
        <w:rPr>
          <w:rFonts w:asciiTheme="minorHAnsi" w:hAnsiTheme="minorHAnsi" w:cstheme="minorHAnsi"/>
          <w:color w:val="000000" w:themeColor="text1"/>
          <w:sz w:val="24"/>
          <w:szCs w:val="24"/>
        </w:rPr>
        <w:t xml:space="preserve"> devices (</w:t>
      </w:r>
      <w:r w:rsidR="00837B63" w:rsidRPr="00857657">
        <w:rPr>
          <w:rFonts w:asciiTheme="minorHAnsi" w:hAnsiTheme="minorHAnsi" w:cstheme="minorHAnsi"/>
          <w:color w:val="000000" w:themeColor="text1"/>
          <w:sz w:val="24"/>
          <w:szCs w:val="24"/>
        </w:rPr>
        <w:t>e.g.</w:t>
      </w:r>
      <w:r w:rsidRPr="00857657">
        <w:rPr>
          <w:rFonts w:asciiTheme="minorHAnsi" w:hAnsiTheme="minorHAnsi" w:cstheme="minorHAnsi"/>
          <w:color w:val="000000" w:themeColor="text1"/>
          <w:sz w:val="24"/>
          <w:szCs w:val="24"/>
        </w:rPr>
        <w:t xml:space="preserve"> smartphone,</w:t>
      </w:r>
      <w:r w:rsidR="0029484A" w:rsidRPr="00857657">
        <w:rPr>
          <w:rFonts w:asciiTheme="minorHAnsi" w:hAnsiTheme="minorHAnsi" w:cstheme="minorHAnsi"/>
          <w:color w:val="000000" w:themeColor="text1"/>
          <w:sz w:val="24"/>
          <w:szCs w:val="24"/>
        </w:rPr>
        <w:t xml:space="preserve"> tablet,</w:t>
      </w:r>
      <w:r w:rsidRPr="00857657">
        <w:rPr>
          <w:rFonts w:asciiTheme="minorHAnsi" w:hAnsiTheme="minorHAnsi" w:cstheme="minorHAnsi"/>
          <w:color w:val="000000" w:themeColor="text1"/>
          <w:sz w:val="24"/>
          <w:szCs w:val="24"/>
        </w:rPr>
        <w:t xml:space="preserve"> clicker) networked to a display</w:t>
      </w:r>
      <w:r w:rsidR="0015271A" w:rsidRPr="00857657">
        <w:rPr>
          <w:rFonts w:asciiTheme="minorHAnsi" w:hAnsiTheme="minorHAnsi" w:cstheme="minorHAnsi"/>
          <w:color w:val="000000" w:themeColor="text1"/>
          <w:sz w:val="24"/>
          <w:szCs w:val="24"/>
        </w:rPr>
        <w:t>-connected</w:t>
      </w:r>
      <w:r w:rsidRPr="00857657">
        <w:rPr>
          <w:rFonts w:asciiTheme="minorHAnsi" w:hAnsiTheme="minorHAnsi" w:cstheme="minorHAnsi"/>
          <w:color w:val="000000" w:themeColor="text1"/>
          <w:sz w:val="24"/>
          <w:szCs w:val="24"/>
        </w:rPr>
        <w:t xml:space="preserve"> device controlled by the teacher. This means that </w:t>
      </w:r>
      <w:r w:rsidR="004E7D65">
        <w:rPr>
          <w:rFonts w:asciiTheme="minorHAnsi" w:hAnsiTheme="minorHAnsi" w:cstheme="minorHAnsi"/>
          <w:color w:val="000000" w:themeColor="text1"/>
          <w:sz w:val="24"/>
          <w:szCs w:val="24"/>
        </w:rPr>
        <w:t>most</w:t>
      </w:r>
      <w:r w:rsidRPr="00857657">
        <w:rPr>
          <w:rFonts w:asciiTheme="minorHAnsi" w:hAnsiTheme="minorHAnsi" w:cstheme="minorHAnsi"/>
          <w:color w:val="000000" w:themeColor="text1"/>
          <w:sz w:val="24"/>
          <w:szCs w:val="24"/>
        </w:rPr>
        <w:t xml:space="preserve"> forms of classroom response systems </w:t>
      </w:r>
      <w:r w:rsidR="0015271A" w:rsidRPr="00857657">
        <w:rPr>
          <w:rFonts w:asciiTheme="minorHAnsi" w:hAnsiTheme="minorHAnsi" w:cstheme="minorHAnsi"/>
          <w:color w:val="000000" w:themeColor="text1"/>
          <w:sz w:val="24"/>
          <w:szCs w:val="24"/>
        </w:rPr>
        <w:t xml:space="preserve">(e.g. </w:t>
      </w:r>
      <w:proofErr w:type="gramStart"/>
      <w:r w:rsidR="0029484A" w:rsidRPr="00857657">
        <w:rPr>
          <w:rFonts w:asciiTheme="minorHAnsi" w:hAnsiTheme="minorHAnsi" w:cstheme="minorHAnsi"/>
          <w:i/>
          <w:iCs/>
          <w:color w:val="000000" w:themeColor="text1"/>
          <w:sz w:val="24"/>
          <w:szCs w:val="24"/>
        </w:rPr>
        <w:t>Kahoot!,</w:t>
      </w:r>
      <w:proofErr w:type="gramEnd"/>
      <w:r w:rsidR="0029484A" w:rsidRPr="00857657">
        <w:rPr>
          <w:rFonts w:asciiTheme="minorHAnsi" w:hAnsiTheme="minorHAnsi" w:cstheme="minorHAnsi"/>
          <w:i/>
          <w:iCs/>
          <w:color w:val="000000" w:themeColor="text1"/>
          <w:sz w:val="24"/>
          <w:szCs w:val="24"/>
        </w:rPr>
        <w:t xml:space="preserve"> Quizalize, Quizizz, Socrative</w:t>
      </w:r>
      <w:r w:rsidR="0029484A" w:rsidRPr="00857657">
        <w:rPr>
          <w:rFonts w:asciiTheme="minorHAnsi" w:hAnsiTheme="minorHAnsi" w:cstheme="minorHAnsi"/>
          <w:color w:val="000000" w:themeColor="text1"/>
          <w:sz w:val="24"/>
          <w:szCs w:val="24"/>
        </w:rPr>
        <w:t xml:space="preserve">) </w:t>
      </w:r>
      <w:r w:rsidRPr="00857657">
        <w:rPr>
          <w:rFonts w:asciiTheme="minorHAnsi" w:hAnsiTheme="minorHAnsi" w:cstheme="minorHAnsi"/>
          <w:color w:val="000000" w:themeColor="text1"/>
          <w:sz w:val="24"/>
          <w:szCs w:val="24"/>
        </w:rPr>
        <w:t xml:space="preserve">are </w:t>
      </w:r>
      <w:r w:rsidR="0015271A" w:rsidRPr="00857657">
        <w:rPr>
          <w:rFonts w:asciiTheme="minorHAnsi" w:hAnsiTheme="minorHAnsi" w:cstheme="minorHAnsi"/>
          <w:color w:val="000000" w:themeColor="text1"/>
          <w:sz w:val="24"/>
          <w:szCs w:val="24"/>
        </w:rPr>
        <w:t xml:space="preserve">unsuitable for </w:t>
      </w:r>
      <w:r w:rsidR="004E7D65">
        <w:rPr>
          <w:rFonts w:asciiTheme="minorHAnsi" w:hAnsiTheme="minorHAnsi" w:cstheme="minorHAnsi"/>
          <w:color w:val="000000" w:themeColor="text1"/>
          <w:sz w:val="24"/>
          <w:szCs w:val="24"/>
        </w:rPr>
        <w:t>many</w:t>
      </w:r>
      <w:r w:rsidR="0015271A" w:rsidRPr="00857657">
        <w:rPr>
          <w:rFonts w:asciiTheme="minorHAnsi" w:hAnsiTheme="minorHAnsi" w:cstheme="minorHAnsi"/>
          <w:color w:val="000000" w:themeColor="text1"/>
          <w:sz w:val="24"/>
          <w:szCs w:val="24"/>
        </w:rPr>
        <w:t xml:space="preserve"> post-primary mathematics classes due to the lack of ICT infrastructure</w:t>
      </w:r>
      <w:r w:rsidR="0029484A" w:rsidRPr="00857657">
        <w:rPr>
          <w:rFonts w:asciiTheme="minorHAnsi" w:hAnsiTheme="minorHAnsi" w:cstheme="minorHAnsi"/>
          <w:color w:val="000000" w:themeColor="text1"/>
          <w:sz w:val="24"/>
          <w:szCs w:val="24"/>
        </w:rPr>
        <w:t xml:space="preserve"> (Tabach &amp; Slutzky, 2017).</w:t>
      </w:r>
      <w:r w:rsidR="0015271A" w:rsidRPr="00857657">
        <w:rPr>
          <w:rFonts w:asciiTheme="minorHAnsi" w:hAnsiTheme="minorHAnsi" w:cstheme="minorHAnsi"/>
          <w:color w:val="000000" w:themeColor="text1"/>
          <w:sz w:val="24"/>
          <w:szCs w:val="24"/>
        </w:rPr>
        <w:t xml:space="preserve"> </w:t>
      </w:r>
    </w:p>
    <w:p w14:paraId="39742565" w14:textId="77777777" w:rsidR="00705B4F" w:rsidRPr="00705B4F" w:rsidDel="00933A79" w:rsidRDefault="00705B4F" w:rsidP="00857657">
      <w:pPr>
        <w:spacing w:line="360" w:lineRule="auto"/>
        <w:rPr>
          <w:del w:id="411" w:author="MAC LIATHAIN, CIAN" w:date="2021-01-31T09:25:00Z"/>
          <w:rFonts w:asciiTheme="minorHAnsi" w:hAnsiTheme="minorHAnsi" w:cstheme="minorHAnsi"/>
          <w:color w:val="000000" w:themeColor="text1"/>
          <w:sz w:val="24"/>
          <w:szCs w:val="24"/>
        </w:rPr>
      </w:pPr>
    </w:p>
    <w:p w14:paraId="3491C3A5" w14:textId="72AE7016" w:rsidR="00266714" w:rsidRPr="00857657" w:rsidRDefault="004E7D65" w:rsidP="00857657">
      <w:pPr>
        <w:spacing w:line="360" w:lineRule="auto"/>
        <w:rPr>
          <w:rFonts w:asciiTheme="minorHAnsi" w:hAnsiTheme="minorHAnsi" w:cstheme="minorHAnsi"/>
          <w:color w:val="000000" w:themeColor="text1"/>
          <w:sz w:val="24"/>
          <w:szCs w:val="24"/>
        </w:rPr>
      </w:pPr>
      <w:r>
        <w:rPr>
          <w:rFonts w:asciiTheme="minorHAnsi" w:hAnsiTheme="minorHAnsi" w:cstheme="minorHAnsi"/>
          <w:i/>
          <w:iCs/>
          <w:color w:val="000000" w:themeColor="text1"/>
          <w:sz w:val="24"/>
          <w:szCs w:val="24"/>
        </w:rPr>
        <w:t xml:space="preserve">Plickers, </w:t>
      </w:r>
      <w:r>
        <w:rPr>
          <w:rFonts w:asciiTheme="minorHAnsi" w:hAnsiTheme="minorHAnsi" w:cstheme="minorHAnsi"/>
          <w:color w:val="000000" w:themeColor="text1"/>
          <w:sz w:val="24"/>
          <w:szCs w:val="24"/>
        </w:rPr>
        <w:t>short for paper clickers, is unique as a CRS in that it doesn’t require the students to use special technological equipment or software</w:t>
      </w:r>
      <w:r w:rsidR="00705B4F">
        <w:rPr>
          <w:rFonts w:asciiTheme="minorHAnsi" w:hAnsiTheme="minorHAnsi" w:cstheme="minorHAnsi"/>
          <w:color w:val="000000" w:themeColor="text1"/>
          <w:sz w:val="24"/>
          <w:szCs w:val="24"/>
        </w:rPr>
        <w:t xml:space="preserve"> (Kent, 2019)</w:t>
      </w:r>
      <w:r>
        <w:rPr>
          <w:rFonts w:asciiTheme="minorHAnsi" w:hAnsiTheme="minorHAnsi" w:cstheme="minorHAnsi"/>
          <w:color w:val="000000" w:themeColor="text1"/>
          <w:sz w:val="24"/>
          <w:szCs w:val="24"/>
        </w:rPr>
        <w:t>. Instead, the entire CRS consists of a teacher’s smartphone, a projector and QR codes printed on card or paper</w:t>
      </w:r>
      <w:r w:rsidR="00705B4F">
        <w:rPr>
          <w:rFonts w:asciiTheme="minorHAnsi" w:hAnsiTheme="minorHAnsi" w:cstheme="minorHAnsi"/>
          <w:color w:val="000000" w:themeColor="text1"/>
          <w:sz w:val="24"/>
          <w:szCs w:val="24"/>
        </w:rPr>
        <w:t>. Each QR code has four orientations, and t</w:t>
      </w:r>
      <w:r>
        <w:rPr>
          <w:rFonts w:asciiTheme="minorHAnsi" w:hAnsiTheme="minorHAnsi" w:cstheme="minorHAnsi"/>
          <w:color w:val="000000" w:themeColor="text1"/>
          <w:sz w:val="24"/>
          <w:szCs w:val="24"/>
        </w:rPr>
        <w:t xml:space="preserve">he students </w:t>
      </w:r>
      <w:r w:rsidR="0030513E">
        <w:rPr>
          <w:rFonts w:asciiTheme="minorHAnsi" w:hAnsiTheme="minorHAnsi" w:cstheme="minorHAnsi"/>
          <w:color w:val="000000" w:themeColor="text1"/>
          <w:sz w:val="24"/>
          <w:szCs w:val="24"/>
        </w:rPr>
        <w:t>select</w:t>
      </w:r>
      <w:r>
        <w:rPr>
          <w:rFonts w:asciiTheme="minorHAnsi" w:hAnsiTheme="minorHAnsi" w:cstheme="minorHAnsi"/>
          <w:color w:val="000000" w:themeColor="text1"/>
          <w:sz w:val="24"/>
          <w:szCs w:val="24"/>
        </w:rPr>
        <w:t xml:space="preserve"> their responses by </w:t>
      </w:r>
      <w:r w:rsidR="00705B4F">
        <w:rPr>
          <w:rFonts w:asciiTheme="minorHAnsi" w:hAnsiTheme="minorHAnsi" w:cstheme="minorHAnsi"/>
          <w:color w:val="000000" w:themeColor="text1"/>
          <w:sz w:val="24"/>
          <w:szCs w:val="24"/>
        </w:rPr>
        <w:t>rotating their QR</w:t>
      </w:r>
      <w:r>
        <w:rPr>
          <w:rFonts w:asciiTheme="minorHAnsi" w:hAnsiTheme="minorHAnsi" w:cstheme="minorHAnsi"/>
          <w:color w:val="000000" w:themeColor="text1"/>
          <w:sz w:val="24"/>
          <w:szCs w:val="24"/>
        </w:rPr>
        <w:t xml:space="preserve"> code</w:t>
      </w:r>
      <w:r w:rsidR="00705B4F">
        <w:rPr>
          <w:rFonts w:asciiTheme="minorHAnsi" w:hAnsiTheme="minorHAnsi" w:cstheme="minorHAnsi"/>
          <w:color w:val="000000" w:themeColor="text1"/>
          <w:sz w:val="24"/>
          <w:szCs w:val="24"/>
        </w:rPr>
        <w:t xml:space="preserve"> depending on their choice from a four-option pole. These codes are then </w:t>
      </w:r>
      <w:r w:rsidR="0030513E">
        <w:rPr>
          <w:rFonts w:asciiTheme="minorHAnsi" w:hAnsiTheme="minorHAnsi" w:cstheme="minorHAnsi"/>
          <w:color w:val="000000" w:themeColor="text1"/>
          <w:sz w:val="24"/>
          <w:szCs w:val="24"/>
        </w:rPr>
        <w:t>held up by the students</w:t>
      </w:r>
      <w:del w:id="412" w:author="MAC LIATHAIN, CIAN" w:date="2021-01-31T09:25:00Z">
        <w:r w:rsidR="0030513E" w:rsidDel="00933A79">
          <w:rPr>
            <w:rFonts w:asciiTheme="minorHAnsi" w:hAnsiTheme="minorHAnsi" w:cstheme="minorHAnsi"/>
            <w:color w:val="000000" w:themeColor="text1"/>
            <w:sz w:val="24"/>
            <w:szCs w:val="24"/>
          </w:rPr>
          <w:delText>,</w:delText>
        </w:r>
      </w:del>
      <w:r w:rsidR="0030513E">
        <w:rPr>
          <w:rFonts w:asciiTheme="minorHAnsi" w:hAnsiTheme="minorHAnsi" w:cstheme="minorHAnsi"/>
          <w:color w:val="000000" w:themeColor="text1"/>
          <w:sz w:val="24"/>
          <w:szCs w:val="24"/>
        </w:rPr>
        <w:t xml:space="preserve"> and </w:t>
      </w:r>
      <w:r w:rsidR="00705B4F">
        <w:rPr>
          <w:rFonts w:asciiTheme="minorHAnsi" w:hAnsiTheme="minorHAnsi" w:cstheme="minorHAnsi"/>
          <w:color w:val="000000" w:themeColor="text1"/>
          <w:sz w:val="24"/>
          <w:szCs w:val="24"/>
        </w:rPr>
        <w:t>scanned by the teacher’s phone camera</w:t>
      </w:r>
      <w:r w:rsidR="0030513E">
        <w:rPr>
          <w:rFonts w:asciiTheme="minorHAnsi" w:hAnsiTheme="minorHAnsi" w:cstheme="minorHAnsi"/>
          <w:color w:val="000000" w:themeColor="text1"/>
          <w:sz w:val="24"/>
          <w:szCs w:val="24"/>
        </w:rPr>
        <w:t xml:space="preserve">. The data is </w:t>
      </w:r>
      <w:del w:id="413" w:author="MAC LIATHAIN, CIAN" w:date="2021-01-31T09:26:00Z">
        <w:r w:rsidR="0030513E" w:rsidDel="00933A79">
          <w:rPr>
            <w:rFonts w:asciiTheme="minorHAnsi" w:hAnsiTheme="minorHAnsi" w:cstheme="minorHAnsi"/>
            <w:color w:val="000000" w:themeColor="text1"/>
            <w:sz w:val="24"/>
            <w:szCs w:val="24"/>
          </w:rPr>
          <w:delText xml:space="preserve">then </w:delText>
        </w:r>
      </w:del>
      <w:r w:rsidR="0030513E">
        <w:rPr>
          <w:rFonts w:asciiTheme="minorHAnsi" w:hAnsiTheme="minorHAnsi" w:cstheme="minorHAnsi"/>
          <w:color w:val="000000" w:themeColor="text1"/>
          <w:sz w:val="24"/>
          <w:szCs w:val="24"/>
        </w:rPr>
        <w:t xml:space="preserve">displayed in real-time through the projector, available for classroom discussion, and also archived on the teacher’s </w:t>
      </w:r>
      <w:r w:rsidR="0030513E">
        <w:rPr>
          <w:rFonts w:asciiTheme="minorHAnsi" w:hAnsiTheme="minorHAnsi" w:cstheme="minorHAnsi"/>
          <w:i/>
          <w:iCs/>
          <w:color w:val="000000" w:themeColor="text1"/>
          <w:sz w:val="24"/>
          <w:szCs w:val="24"/>
        </w:rPr>
        <w:lastRenderedPageBreak/>
        <w:t xml:space="preserve">Plickers </w:t>
      </w:r>
      <w:r w:rsidR="0030513E">
        <w:rPr>
          <w:rFonts w:asciiTheme="minorHAnsi" w:hAnsiTheme="minorHAnsi" w:cstheme="minorHAnsi"/>
          <w:color w:val="000000" w:themeColor="text1"/>
          <w:sz w:val="24"/>
          <w:szCs w:val="24"/>
        </w:rPr>
        <w:t>account for further analysis. This form of CRS has been described as easily accessible</w:t>
      </w:r>
      <w:ins w:id="414" w:author="MAC LIATHAIN, CIAN" w:date="2021-01-31T09:26:00Z">
        <w:r w:rsidR="00933A79">
          <w:rPr>
            <w:rFonts w:asciiTheme="minorHAnsi" w:hAnsiTheme="minorHAnsi" w:cstheme="minorHAnsi"/>
            <w:color w:val="000000" w:themeColor="text1"/>
            <w:sz w:val="24"/>
            <w:szCs w:val="24"/>
          </w:rPr>
          <w:t>,</w:t>
        </w:r>
      </w:ins>
      <w:del w:id="415" w:author="MAC LIATHAIN, CIAN" w:date="2021-01-31T09:26:00Z">
        <w:r w:rsidR="0030513E" w:rsidDel="00933A79">
          <w:rPr>
            <w:rFonts w:asciiTheme="minorHAnsi" w:hAnsiTheme="minorHAnsi" w:cstheme="minorHAnsi"/>
            <w:color w:val="000000" w:themeColor="text1"/>
            <w:sz w:val="24"/>
            <w:szCs w:val="24"/>
          </w:rPr>
          <w:delText xml:space="preserve"> and</w:delText>
        </w:r>
      </w:del>
      <w:r w:rsidR="0030513E">
        <w:rPr>
          <w:rFonts w:asciiTheme="minorHAnsi" w:hAnsiTheme="minorHAnsi" w:cstheme="minorHAnsi"/>
          <w:color w:val="000000" w:themeColor="text1"/>
          <w:sz w:val="24"/>
          <w:szCs w:val="24"/>
        </w:rPr>
        <w:t xml:space="preserve"> low cost, and has successfully been implemented to promote active learning and increase student engagement </w:t>
      </w:r>
      <w:r w:rsidR="00FF6385" w:rsidRPr="00857657">
        <w:rPr>
          <w:rFonts w:asciiTheme="minorHAnsi" w:hAnsiTheme="minorHAnsi" w:cstheme="minorHAnsi"/>
          <w:color w:val="000000" w:themeColor="text1"/>
          <w:sz w:val="24"/>
          <w:szCs w:val="24"/>
        </w:rPr>
        <w:t>(</w:t>
      </w:r>
      <w:r w:rsidR="0030513E" w:rsidRPr="00857657">
        <w:rPr>
          <w:rFonts w:asciiTheme="minorHAnsi" w:hAnsiTheme="minorHAnsi" w:cstheme="minorHAnsi"/>
          <w:color w:val="000000" w:themeColor="text1"/>
          <w:sz w:val="24"/>
          <w:szCs w:val="24"/>
        </w:rPr>
        <w:t>McCargo, 2017</w:t>
      </w:r>
      <w:r w:rsidR="0030513E">
        <w:rPr>
          <w:rFonts w:asciiTheme="minorHAnsi" w:hAnsiTheme="minorHAnsi" w:cstheme="minorHAnsi"/>
          <w:color w:val="000000" w:themeColor="text1"/>
          <w:sz w:val="24"/>
          <w:szCs w:val="24"/>
        </w:rPr>
        <w:t xml:space="preserve">; </w:t>
      </w:r>
      <w:r w:rsidR="00FF6385" w:rsidRPr="00857657">
        <w:rPr>
          <w:rFonts w:asciiTheme="minorHAnsi" w:hAnsiTheme="minorHAnsi" w:cstheme="minorHAnsi"/>
          <w:color w:val="000000" w:themeColor="text1"/>
          <w:sz w:val="24"/>
          <w:szCs w:val="24"/>
        </w:rPr>
        <w:t>Chng &amp; Gurvitch, 2018; Charalampos, 2019)</w:t>
      </w:r>
      <w:r w:rsidR="0030513E">
        <w:rPr>
          <w:rFonts w:asciiTheme="minorHAnsi" w:hAnsiTheme="minorHAnsi" w:cstheme="minorHAnsi"/>
          <w:color w:val="000000" w:themeColor="text1"/>
          <w:sz w:val="24"/>
          <w:szCs w:val="24"/>
        </w:rPr>
        <w:t>.</w:t>
      </w:r>
    </w:p>
    <w:p w14:paraId="096F6078" w14:textId="10D4A2DB" w:rsidR="002E5B7C" w:rsidRPr="00857657" w:rsidRDefault="002E5B7C" w:rsidP="00857657">
      <w:pPr>
        <w:spacing w:line="360" w:lineRule="auto"/>
        <w:rPr>
          <w:rFonts w:asciiTheme="minorHAnsi" w:hAnsiTheme="minorHAnsi" w:cstheme="minorHAnsi"/>
          <w:color w:val="000000" w:themeColor="text1"/>
          <w:sz w:val="24"/>
          <w:szCs w:val="24"/>
        </w:rPr>
      </w:pPr>
    </w:p>
    <w:p w14:paraId="540334C5" w14:textId="40E6EAB2" w:rsidR="00FC37AA" w:rsidRPr="00A70E6A" w:rsidRDefault="00FC37AA" w:rsidP="00A70E6A">
      <w:pPr>
        <w:suppressAutoHyphens w:val="0"/>
        <w:spacing w:line="360" w:lineRule="auto"/>
        <w:rPr>
          <w:rFonts w:asciiTheme="minorHAnsi" w:hAnsiTheme="minorHAnsi" w:cstheme="minorHAnsi"/>
          <w:color w:val="000000" w:themeColor="text1"/>
          <w:sz w:val="24"/>
          <w:szCs w:val="24"/>
        </w:rPr>
      </w:pPr>
      <w:r w:rsidRPr="00A70E6A">
        <w:rPr>
          <w:rFonts w:asciiTheme="minorHAnsi" w:hAnsiTheme="minorHAnsi" w:cstheme="minorHAnsi"/>
          <w:b/>
          <w:bCs/>
          <w:color w:val="000000" w:themeColor="text1"/>
          <w:sz w:val="24"/>
          <w:szCs w:val="24"/>
        </w:rPr>
        <w:t>Conclusion</w:t>
      </w:r>
    </w:p>
    <w:p w14:paraId="0325AC9D" w14:textId="54DEA537" w:rsidR="00857657" w:rsidRPr="00C45F05" w:rsidRDefault="00857657" w:rsidP="00857657">
      <w:pPr>
        <w:suppressAutoHyphens w:val="0"/>
        <w:spacing w:line="360" w:lineRule="auto"/>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This review of relevant literature has helped me better understand the history of ICT use in Ireland’s mathematics classrooms. After </w:t>
      </w:r>
      <w:r w:rsidR="00C45F05">
        <w:rPr>
          <w:rFonts w:asciiTheme="minorHAnsi" w:hAnsiTheme="minorHAnsi" w:cstheme="minorHAnsi"/>
          <w:color w:val="000000" w:themeColor="text1"/>
          <w:sz w:val="24"/>
          <w:szCs w:val="24"/>
        </w:rPr>
        <w:t xml:space="preserve">assessing current educational technology policy, and prominent barriers </w:t>
      </w:r>
      <w:r>
        <w:rPr>
          <w:rFonts w:asciiTheme="minorHAnsi" w:hAnsiTheme="minorHAnsi" w:cstheme="minorHAnsi"/>
          <w:color w:val="000000" w:themeColor="text1"/>
          <w:sz w:val="24"/>
          <w:szCs w:val="24"/>
        </w:rPr>
        <w:t>t</w:t>
      </w:r>
      <w:r w:rsidR="00C45F05">
        <w:rPr>
          <w:rFonts w:asciiTheme="minorHAnsi" w:hAnsiTheme="minorHAnsi" w:cstheme="minorHAnsi"/>
          <w:color w:val="000000" w:themeColor="text1"/>
          <w:sz w:val="24"/>
          <w:szCs w:val="24"/>
        </w:rPr>
        <w:t>o</w:t>
      </w:r>
      <w:r>
        <w:rPr>
          <w:rFonts w:asciiTheme="minorHAnsi" w:hAnsiTheme="minorHAnsi" w:cstheme="minorHAnsi"/>
          <w:color w:val="000000" w:themeColor="text1"/>
          <w:sz w:val="24"/>
          <w:szCs w:val="24"/>
        </w:rPr>
        <w:t xml:space="preserve"> </w:t>
      </w:r>
      <w:r w:rsidR="0030513E">
        <w:rPr>
          <w:rFonts w:asciiTheme="minorHAnsi" w:hAnsiTheme="minorHAnsi" w:cstheme="minorHAnsi"/>
          <w:color w:val="000000" w:themeColor="text1"/>
          <w:sz w:val="24"/>
          <w:szCs w:val="24"/>
        </w:rPr>
        <w:t>ICT integration</w:t>
      </w:r>
      <w:r w:rsidR="00C45F05">
        <w:rPr>
          <w:rFonts w:asciiTheme="minorHAnsi" w:hAnsiTheme="minorHAnsi" w:cstheme="minorHAnsi"/>
          <w:color w:val="000000" w:themeColor="text1"/>
          <w:sz w:val="24"/>
          <w:szCs w:val="24"/>
        </w:rPr>
        <w:t xml:space="preserve">, I concluded that research into applying ICT to assessment, </w:t>
      </w:r>
      <w:del w:id="416" w:author="MAC LIATHAIN, CIAN" w:date="2021-03-11T18:24:00Z">
        <w:r w:rsidR="00C45F05" w:rsidDel="00012645">
          <w:rPr>
            <w:rFonts w:asciiTheme="minorHAnsi" w:hAnsiTheme="minorHAnsi" w:cstheme="minorHAnsi"/>
            <w:color w:val="000000" w:themeColor="text1"/>
            <w:sz w:val="24"/>
            <w:szCs w:val="24"/>
          </w:rPr>
          <w:delText xml:space="preserve">using </w:delText>
        </w:r>
      </w:del>
      <w:ins w:id="417" w:author="MAC LIATHAIN, CIAN" w:date="2021-03-11T18:24:00Z">
        <w:r w:rsidR="00012645">
          <w:rPr>
            <w:rFonts w:asciiTheme="minorHAnsi" w:hAnsiTheme="minorHAnsi" w:cstheme="minorHAnsi"/>
            <w:color w:val="000000" w:themeColor="text1"/>
            <w:sz w:val="24"/>
            <w:szCs w:val="24"/>
          </w:rPr>
          <w:t>with a</w:t>
        </w:r>
        <w:r w:rsidR="00012645">
          <w:rPr>
            <w:rFonts w:asciiTheme="minorHAnsi" w:hAnsiTheme="minorHAnsi" w:cstheme="minorHAnsi"/>
            <w:color w:val="000000" w:themeColor="text1"/>
            <w:sz w:val="24"/>
            <w:szCs w:val="24"/>
          </w:rPr>
          <w:t xml:space="preserve"> </w:t>
        </w:r>
      </w:ins>
      <w:r w:rsidR="00C45F05">
        <w:rPr>
          <w:rFonts w:asciiTheme="minorHAnsi" w:hAnsiTheme="minorHAnsi" w:cstheme="minorHAnsi"/>
          <w:color w:val="000000" w:themeColor="text1"/>
          <w:sz w:val="24"/>
          <w:szCs w:val="24"/>
        </w:rPr>
        <w:t>constructiv</w:t>
      </w:r>
      <w:ins w:id="418" w:author="MAC LIATHAIN, CIAN" w:date="2021-01-31T09:26:00Z">
        <w:r w:rsidR="00933A79">
          <w:rPr>
            <w:rFonts w:asciiTheme="minorHAnsi" w:hAnsiTheme="minorHAnsi" w:cstheme="minorHAnsi"/>
            <w:color w:val="000000" w:themeColor="text1"/>
            <w:sz w:val="24"/>
            <w:szCs w:val="24"/>
          </w:rPr>
          <w:t>ist</w:t>
        </w:r>
      </w:ins>
      <w:del w:id="419" w:author="MAC LIATHAIN, CIAN" w:date="2021-01-31T09:26:00Z">
        <w:r w:rsidR="00C45F05" w:rsidDel="00933A79">
          <w:rPr>
            <w:rFonts w:asciiTheme="minorHAnsi" w:hAnsiTheme="minorHAnsi" w:cstheme="minorHAnsi"/>
            <w:color w:val="000000" w:themeColor="text1"/>
            <w:sz w:val="24"/>
            <w:szCs w:val="24"/>
          </w:rPr>
          <w:delText>e</w:delText>
        </w:r>
      </w:del>
      <w:r w:rsidR="00C45F05">
        <w:rPr>
          <w:rFonts w:asciiTheme="minorHAnsi" w:hAnsiTheme="minorHAnsi" w:cstheme="minorHAnsi"/>
          <w:color w:val="000000" w:themeColor="text1"/>
          <w:sz w:val="24"/>
          <w:szCs w:val="24"/>
        </w:rPr>
        <w:t xml:space="preserve"> approach</w:t>
      </w:r>
      <w:del w:id="420" w:author="MAC LIATHAIN, CIAN" w:date="2021-03-11T18:24:00Z">
        <w:r w:rsidR="00C45F05" w:rsidDel="00012645">
          <w:rPr>
            <w:rFonts w:asciiTheme="minorHAnsi" w:hAnsiTheme="minorHAnsi" w:cstheme="minorHAnsi"/>
            <w:color w:val="000000" w:themeColor="text1"/>
            <w:sz w:val="24"/>
            <w:szCs w:val="24"/>
          </w:rPr>
          <w:delText>es</w:delText>
        </w:r>
      </w:del>
      <w:r w:rsidR="00C45F05">
        <w:rPr>
          <w:rFonts w:asciiTheme="minorHAnsi" w:hAnsiTheme="minorHAnsi" w:cstheme="minorHAnsi"/>
          <w:color w:val="000000" w:themeColor="text1"/>
          <w:sz w:val="24"/>
          <w:szCs w:val="24"/>
        </w:rPr>
        <w:t xml:space="preserve">, could provide utility for teachers teaching in the climate of </w:t>
      </w:r>
      <w:r w:rsidR="00C45F05" w:rsidRPr="00933A79">
        <w:rPr>
          <w:rFonts w:asciiTheme="minorHAnsi" w:hAnsiTheme="minorHAnsi" w:cstheme="minorHAnsi"/>
          <w:i/>
          <w:iCs/>
          <w:color w:val="000000" w:themeColor="text1"/>
          <w:sz w:val="24"/>
          <w:szCs w:val="24"/>
          <w:rPrChange w:id="421" w:author="MAC LIATHAIN, CIAN" w:date="2021-01-31T09:27:00Z">
            <w:rPr>
              <w:rFonts w:asciiTheme="minorHAnsi" w:hAnsiTheme="minorHAnsi" w:cstheme="minorHAnsi"/>
              <w:color w:val="000000" w:themeColor="text1"/>
              <w:sz w:val="24"/>
              <w:szCs w:val="24"/>
            </w:rPr>
          </w:rPrChange>
        </w:rPr>
        <w:t>Project Maths</w:t>
      </w:r>
      <w:r w:rsidR="00C45F05">
        <w:rPr>
          <w:rFonts w:asciiTheme="minorHAnsi" w:hAnsiTheme="minorHAnsi" w:cstheme="minorHAnsi"/>
          <w:color w:val="000000" w:themeColor="text1"/>
          <w:sz w:val="24"/>
          <w:szCs w:val="24"/>
        </w:rPr>
        <w:t xml:space="preserve"> and the new </w:t>
      </w:r>
      <w:r w:rsidR="00C45F05" w:rsidRPr="00933A79">
        <w:rPr>
          <w:rFonts w:asciiTheme="minorHAnsi" w:hAnsiTheme="minorHAnsi" w:cstheme="minorHAnsi"/>
          <w:i/>
          <w:iCs/>
          <w:color w:val="000000" w:themeColor="text1"/>
          <w:sz w:val="24"/>
          <w:szCs w:val="24"/>
          <w:rPrChange w:id="422" w:author="MAC LIATHAIN, CIAN" w:date="2021-01-31T09:27:00Z">
            <w:rPr>
              <w:rFonts w:asciiTheme="minorHAnsi" w:hAnsiTheme="minorHAnsi" w:cstheme="minorHAnsi"/>
              <w:color w:val="000000" w:themeColor="text1"/>
              <w:sz w:val="24"/>
              <w:szCs w:val="24"/>
            </w:rPr>
          </w:rPrChange>
        </w:rPr>
        <w:t>Junior Cycle</w:t>
      </w:r>
      <w:r w:rsidR="00C45F05">
        <w:rPr>
          <w:rFonts w:asciiTheme="minorHAnsi" w:hAnsiTheme="minorHAnsi" w:cstheme="minorHAnsi"/>
          <w:color w:val="000000" w:themeColor="text1"/>
          <w:sz w:val="24"/>
          <w:szCs w:val="24"/>
        </w:rPr>
        <w:t>. By identifying ways that technology c</w:t>
      </w:r>
      <w:r w:rsidR="00494F25">
        <w:rPr>
          <w:rFonts w:asciiTheme="minorHAnsi" w:hAnsiTheme="minorHAnsi" w:cstheme="minorHAnsi"/>
          <w:color w:val="000000" w:themeColor="text1"/>
          <w:sz w:val="24"/>
          <w:szCs w:val="24"/>
        </w:rPr>
        <w:t xml:space="preserve">ould </w:t>
      </w:r>
      <w:r w:rsidR="00C45F05">
        <w:rPr>
          <w:rFonts w:asciiTheme="minorHAnsi" w:hAnsiTheme="minorHAnsi" w:cstheme="minorHAnsi"/>
          <w:color w:val="000000" w:themeColor="text1"/>
          <w:sz w:val="24"/>
          <w:szCs w:val="24"/>
        </w:rPr>
        <w:t>enhance formative assessment</w:t>
      </w:r>
      <w:r w:rsidR="00494F25">
        <w:rPr>
          <w:rFonts w:asciiTheme="minorHAnsi" w:hAnsiTheme="minorHAnsi" w:cstheme="minorHAnsi"/>
          <w:color w:val="000000" w:themeColor="text1"/>
          <w:sz w:val="24"/>
          <w:szCs w:val="24"/>
        </w:rPr>
        <w:t xml:space="preserve">, while remaining conscious of </w:t>
      </w:r>
      <w:r w:rsidR="00C45F05">
        <w:rPr>
          <w:rFonts w:asciiTheme="minorHAnsi" w:hAnsiTheme="minorHAnsi" w:cstheme="minorHAnsi"/>
          <w:color w:val="000000" w:themeColor="text1"/>
          <w:sz w:val="24"/>
          <w:szCs w:val="24"/>
        </w:rPr>
        <w:t xml:space="preserve">accessible ICT infrastructure, I am </w:t>
      </w:r>
      <w:del w:id="423" w:author="MAC LIATHAIN, CIAN" w:date="2021-01-31T09:27:00Z">
        <w:r w:rsidR="00C45F05" w:rsidDel="00933A79">
          <w:rPr>
            <w:rFonts w:asciiTheme="minorHAnsi" w:hAnsiTheme="minorHAnsi" w:cstheme="minorHAnsi"/>
            <w:color w:val="000000" w:themeColor="text1"/>
            <w:sz w:val="24"/>
            <w:szCs w:val="24"/>
          </w:rPr>
          <w:delText>lead</w:delText>
        </w:r>
      </w:del>
      <w:ins w:id="424" w:author="MAC LIATHAIN, CIAN" w:date="2021-01-31T11:41:00Z">
        <w:r w:rsidR="000621F8">
          <w:rPr>
            <w:rFonts w:asciiTheme="minorHAnsi" w:hAnsiTheme="minorHAnsi" w:cstheme="minorHAnsi"/>
            <w:color w:val="000000" w:themeColor="text1"/>
            <w:sz w:val="24"/>
            <w:szCs w:val="24"/>
          </w:rPr>
          <w:t>l</w:t>
        </w:r>
      </w:ins>
      <w:ins w:id="425" w:author="MAC LIATHAIN, CIAN" w:date="2021-01-31T11:42:00Z">
        <w:r w:rsidR="000621F8">
          <w:rPr>
            <w:rFonts w:asciiTheme="minorHAnsi" w:hAnsiTheme="minorHAnsi" w:cstheme="minorHAnsi"/>
            <w:color w:val="000000" w:themeColor="text1"/>
            <w:sz w:val="24"/>
            <w:szCs w:val="24"/>
          </w:rPr>
          <w:t>ead</w:t>
        </w:r>
      </w:ins>
      <w:r w:rsidR="00C45F05">
        <w:rPr>
          <w:rFonts w:asciiTheme="minorHAnsi" w:hAnsiTheme="minorHAnsi" w:cstheme="minorHAnsi"/>
          <w:color w:val="000000" w:themeColor="text1"/>
          <w:sz w:val="24"/>
          <w:szCs w:val="24"/>
        </w:rPr>
        <w:t xml:space="preserve"> to a </w:t>
      </w:r>
      <w:r w:rsidR="00494F25">
        <w:rPr>
          <w:rFonts w:asciiTheme="minorHAnsi" w:hAnsiTheme="minorHAnsi" w:cstheme="minorHAnsi"/>
          <w:color w:val="000000" w:themeColor="text1"/>
          <w:sz w:val="24"/>
          <w:szCs w:val="24"/>
        </w:rPr>
        <w:t>research</w:t>
      </w:r>
      <w:r w:rsidR="00C45F05">
        <w:rPr>
          <w:rFonts w:asciiTheme="minorHAnsi" w:hAnsiTheme="minorHAnsi" w:cstheme="minorHAnsi"/>
          <w:color w:val="000000" w:themeColor="text1"/>
          <w:sz w:val="24"/>
          <w:szCs w:val="24"/>
        </w:rPr>
        <w:t xml:space="preserve"> question</w:t>
      </w:r>
      <w:r w:rsidR="00494F25">
        <w:rPr>
          <w:rFonts w:asciiTheme="minorHAnsi" w:hAnsiTheme="minorHAnsi" w:cstheme="minorHAnsi"/>
          <w:color w:val="000000" w:themeColor="text1"/>
          <w:sz w:val="24"/>
          <w:szCs w:val="24"/>
        </w:rPr>
        <w:t xml:space="preserve"> that I am excited to investigate further:</w:t>
      </w:r>
    </w:p>
    <w:p w14:paraId="46BF3A08" w14:textId="77777777" w:rsidR="00C45F05" w:rsidRPr="00494F25" w:rsidRDefault="00C45F05" w:rsidP="00857657">
      <w:pPr>
        <w:suppressAutoHyphens w:val="0"/>
        <w:spacing w:line="360" w:lineRule="auto"/>
        <w:rPr>
          <w:rFonts w:asciiTheme="minorHAnsi" w:hAnsiTheme="minorHAnsi" w:cstheme="minorHAnsi"/>
          <w:color w:val="000000" w:themeColor="text1"/>
          <w:sz w:val="24"/>
          <w:szCs w:val="24"/>
        </w:rPr>
      </w:pPr>
    </w:p>
    <w:p w14:paraId="2092062A" w14:textId="1F94D0F0" w:rsidR="00C45F05" w:rsidRPr="00494F25" w:rsidRDefault="00C45F05" w:rsidP="00857657">
      <w:pPr>
        <w:suppressAutoHyphens w:val="0"/>
        <w:spacing w:line="360" w:lineRule="auto"/>
        <w:rPr>
          <w:rFonts w:asciiTheme="minorHAnsi" w:hAnsiTheme="minorHAnsi" w:cstheme="minorHAnsi"/>
          <w:color w:val="000000" w:themeColor="text1"/>
          <w:sz w:val="24"/>
          <w:szCs w:val="24"/>
        </w:rPr>
      </w:pPr>
      <w:r w:rsidRPr="00494F25">
        <w:rPr>
          <w:rFonts w:asciiTheme="minorHAnsi" w:hAnsiTheme="minorHAnsi" w:cstheme="minorHAnsi"/>
          <w:color w:val="000000" w:themeColor="text1"/>
          <w:sz w:val="24"/>
          <w:szCs w:val="24"/>
        </w:rPr>
        <w:t xml:space="preserve">How </w:t>
      </w:r>
      <w:ins w:id="426" w:author="MAC LIATHAIN, CIAN" w:date="2021-03-11T18:26:00Z">
        <w:r w:rsidR="00012645">
          <w:rPr>
            <w:rFonts w:asciiTheme="minorHAnsi" w:hAnsiTheme="minorHAnsi" w:cstheme="minorHAnsi"/>
            <w:color w:val="000000" w:themeColor="text1"/>
            <w:sz w:val="24"/>
            <w:szCs w:val="24"/>
          </w:rPr>
          <w:t xml:space="preserve">can </w:t>
        </w:r>
      </w:ins>
      <w:del w:id="427" w:author="MAC LIATHAIN, CIAN" w:date="2021-03-11T18:25:00Z">
        <w:r w:rsidRPr="00494F25" w:rsidDel="00012645">
          <w:rPr>
            <w:rFonts w:asciiTheme="minorHAnsi" w:hAnsiTheme="minorHAnsi" w:cstheme="minorHAnsi"/>
            <w:color w:val="000000" w:themeColor="text1"/>
            <w:sz w:val="24"/>
            <w:szCs w:val="24"/>
          </w:rPr>
          <w:delText xml:space="preserve">can </w:delText>
        </w:r>
        <w:r w:rsidR="00494F25" w:rsidRPr="00494F25" w:rsidDel="00012645">
          <w:rPr>
            <w:rFonts w:asciiTheme="minorHAnsi" w:hAnsiTheme="minorHAnsi" w:cstheme="minorHAnsi"/>
            <w:color w:val="000000" w:themeColor="text1"/>
            <w:sz w:val="24"/>
            <w:szCs w:val="24"/>
          </w:rPr>
          <w:delText>the</w:delText>
        </w:r>
      </w:del>
      <w:ins w:id="428" w:author="MAC LIATHAIN, CIAN" w:date="2021-03-11T18:25:00Z">
        <w:r w:rsidR="00012645">
          <w:rPr>
            <w:rFonts w:asciiTheme="minorHAnsi" w:hAnsiTheme="minorHAnsi" w:cstheme="minorHAnsi"/>
            <w:color w:val="000000" w:themeColor="text1"/>
            <w:sz w:val="24"/>
            <w:szCs w:val="24"/>
          </w:rPr>
          <w:t>I use the</w:t>
        </w:r>
      </w:ins>
      <w:r w:rsidR="00494F25" w:rsidRPr="00494F25">
        <w:rPr>
          <w:rFonts w:asciiTheme="minorHAnsi" w:hAnsiTheme="minorHAnsi" w:cstheme="minorHAnsi"/>
          <w:color w:val="000000" w:themeColor="text1"/>
          <w:sz w:val="24"/>
          <w:szCs w:val="24"/>
        </w:rPr>
        <w:t xml:space="preserve"> classroom response system </w:t>
      </w:r>
      <w:r w:rsidRPr="00494F25">
        <w:rPr>
          <w:rFonts w:asciiTheme="minorHAnsi" w:hAnsiTheme="minorHAnsi" w:cstheme="minorHAnsi"/>
          <w:color w:val="000000" w:themeColor="text1"/>
          <w:sz w:val="24"/>
          <w:szCs w:val="24"/>
        </w:rPr>
        <w:t xml:space="preserve">Plickers </w:t>
      </w:r>
      <w:del w:id="429" w:author="MAC LIATHAIN, CIAN" w:date="2021-03-11T18:25:00Z">
        <w:r w:rsidRPr="00494F25" w:rsidDel="00012645">
          <w:rPr>
            <w:rFonts w:asciiTheme="minorHAnsi" w:hAnsiTheme="minorHAnsi" w:cstheme="minorHAnsi"/>
            <w:color w:val="000000" w:themeColor="text1"/>
            <w:sz w:val="24"/>
            <w:szCs w:val="24"/>
          </w:rPr>
          <w:delText xml:space="preserve">be used </w:delText>
        </w:r>
      </w:del>
      <w:r w:rsidRPr="00494F25">
        <w:rPr>
          <w:rFonts w:asciiTheme="minorHAnsi" w:hAnsiTheme="minorHAnsi" w:cstheme="minorHAnsi"/>
          <w:color w:val="000000" w:themeColor="text1"/>
          <w:sz w:val="24"/>
          <w:szCs w:val="24"/>
        </w:rPr>
        <w:t>to facilitate constructivist teaching and learning?</w:t>
      </w:r>
    </w:p>
    <w:p w14:paraId="03BC829C" w14:textId="146667CB" w:rsidR="009F13D3" w:rsidRPr="00857657" w:rsidRDefault="00FC37AA" w:rsidP="00857657">
      <w:pPr>
        <w:suppressAutoHyphens w:val="0"/>
        <w:spacing w:line="360" w:lineRule="auto"/>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br w:type="page"/>
      </w:r>
    </w:p>
    <w:p w14:paraId="67C78587" w14:textId="460488DB" w:rsidR="001C5EE8" w:rsidRPr="00A70E6A" w:rsidRDefault="009F13D3" w:rsidP="00857657">
      <w:pPr>
        <w:spacing w:line="360" w:lineRule="auto"/>
        <w:rPr>
          <w:rFonts w:asciiTheme="minorHAnsi" w:hAnsiTheme="minorHAnsi" w:cstheme="minorHAnsi"/>
          <w:b/>
          <w:bCs/>
          <w:color w:val="000000" w:themeColor="text1"/>
          <w:sz w:val="24"/>
          <w:szCs w:val="24"/>
        </w:rPr>
      </w:pPr>
      <w:r w:rsidRPr="00A70E6A">
        <w:rPr>
          <w:rFonts w:asciiTheme="minorHAnsi" w:hAnsiTheme="minorHAnsi" w:cstheme="minorHAnsi"/>
          <w:b/>
          <w:bCs/>
          <w:color w:val="000000" w:themeColor="text1"/>
          <w:sz w:val="24"/>
          <w:szCs w:val="24"/>
        </w:rPr>
        <w:lastRenderedPageBreak/>
        <w:t>Bibliography</w:t>
      </w:r>
    </w:p>
    <w:p w14:paraId="03F3E19F" w14:textId="19985021" w:rsidR="00B123B8" w:rsidRPr="00857657" w:rsidRDefault="00B123B8"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Ananiadou</w:t>
      </w:r>
      <w:r w:rsidR="00332AD0" w:rsidRPr="00857657">
        <w:rPr>
          <w:rFonts w:asciiTheme="minorHAnsi" w:hAnsiTheme="minorHAnsi" w:cstheme="minorHAnsi"/>
          <w:color w:val="000000" w:themeColor="text1"/>
          <w:sz w:val="24"/>
          <w:szCs w:val="24"/>
        </w:rPr>
        <w:t xml:space="preserve">, K. &amp; Rizza, C. (2010) </w:t>
      </w:r>
      <w:r w:rsidR="00563264" w:rsidRPr="00857657">
        <w:rPr>
          <w:rFonts w:asciiTheme="minorHAnsi" w:hAnsiTheme="minorHAnsi" w:cstheme="minorHAnsi"/>
          <w:color w:val="000000" w:themeColor="text1"/>
          <w:sz w:val="24"/>
          <w:szCs w:val="24"/>
        </w:rPr>
        <w:t>‘ICT in Initial Teacher Training: First Findings and Conclusions of an OECD Study’</w:t>
      </w:r>
      <w:r w:rsidR="0014630C" w:rsidRPr="00857657">
        <w:rPr>
          <w:rFonts w:asciiTheme="minorHAnsi" w:hAnsiTheme="minorHAnsi" w:cstheme="minorHAnsi"/>
          <w:color w:val="000000" w:themeColor="text1"/>
          <w:sz w:val="24"/>
          <w:szCs w:val="24"/>
        </w:rPr>
        <w:t xml:space="preserve">, </w:t>
      </w:r>
      <w:r w:rsidR="002A7C66" w:rsidRPr="00857657">
        <w:rPr>
          <w:rFonts w:asciiTheme="minorHAnsi" w:hAnsiTheme="minorHAnsi" w:cstheme="minorHAnsi"/>
          <w:i/>
          <w:iCs/>
          <w:color w:val="000000" w:themeColor="text1"/>
          <w:sz w:val="24"/>
          <w:szCs w:val="24"/>
        </w:rPr>
        <w:t>EDULEARN10 International Conference on Education and New Learning Technologies</w:t>
      </w:r>
      <w:r w:rsidR="00896489" w:rsidRPr="00857657">
        <w:rPr>
          <w:rFonts w:asciiTheme="minorHAnsi" w:hAnsiTheme="minorHAnsi" w:cstheme="minorHAnsi"/>
          <w:i/>
          <w:iCs/>
          <w:color w:val="000000" w:themeColor="text1"/>
          <w:sz w:val="24"/>
          <w:szCs w:val="24"/>
        </w:rPr>
        <w:t xml:space="preserve">. </w:t>
      </w:r>
      <w:r w:rsidR="00896489" w:rsidRPr="00857657">
        <w:rPr>
          <w:rFonts w:asciiTheme="minorHAnsi" w:hAnsiTheme="minorHAnsi" w:cstheme="minorHAnsi"/>
          <w:color w:val="000000" w:themeColor="text1"/>
          <w:sz w:val="24"/>
          <w:szCs w:val="24"/>
        </w:rPr>
        <w:t xml:space="preserve">Barcelona, </w:t>
      </w:r>
      <w:r w:rsidR="00416460" w:rsidRPr="00857657">
        <w:rPr>
          <w:rFonts w:asciiTheme="minorHAnsi" w:hAnsiTheme="minorHAnsi" w:cstheme="minorHAnsi"/>
          <w:color w:val="000000" w:themeColor="text1"/>
          <w:sz w:val="24"/>
          <w:szCs w:val="24"/>
        </w:rPr>
        <w:t>5th-7th July</w:t>
      </w:r>
      <w:r w:rsidR="00BE37BC" w:rsidRPr="00857657">
        <w:rPr>
          <w:rFonts w:asciiTheme="minorHAnsi" w:hAnsiTheme="minorHAnsi" w:cstheme="minorHAnsi"/>
          <w:color w:val="000000" w:themeColor="text1"/>
          <w:sz w:val="24"/>
          <w:szCs w:val="24"/>
        </w:rPr>
        <w:t>.</w:t>
      </w:r>
      <w:r w:rsidR="00CD18E2" w:rsidRPr="00857657">
        <w:rPr>
          <w:rFonts w:asciiTheme="minorHAnsi" w:hAnsiTheme="minorHAnsi" w:cstheme="minorHAnsi"/>
          <w:color w:val="000000" w:themeColor="text1"/>
          <w:sz w:val="24"/>
          <w:szCs w:val="24"/>
        </w:rPr>
        <w:t xml:space="preserve"> pp.5621</w:t>
      </w:r>
      <w:r w:rsidR="002A3F60" w:rsidRPr="00857657">
        <w:rPr>
          <w:rFonts w:asciiTheme="minorHAnsi" w:hAnsiTheme="minorHAnsi" w:cstheme="minorHAnsi"/>
          <w:color w:val="000000" w:themeColor="text1"/>
          <w:sz w:val="24"/>
          <w:szCs w:val="24"/>
        </w:rPr>
        <w:t>-5632.</w:t>
      </w:r>
    </w:p>
    <w:p w14:paraId="0346BCD0" w14:textId="12B9A16B" w:rsidR="00912859" w:rsidRPr="00857657" w:rsidRDefault="00912859"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Anderson, D. S. &amp; Piazza, J. A. (1996) ‘Changing Beliefs</w:t>
      </w:r>
      <w:r w:rsidR="00BE5461" w:rsidRPr="00857657">
        <w:rPr>
          <w:rFonts w:asciiTheme="minorHAnsi" w:hAnsiTheme="minorHAnsi" w:cstheme="minorHAnsi"/>
          <w:color w:val="000000" w:themeColor="text1"/>
          <w:sz w:val="24"/>
          <w:szCs w:val="24"/>
        </w:rPr>
        <w:t xml:space="preserve">: Teaching and Learning </w:t>
      </w:r>
      <w:r w:rsidR="009E5BF8" w:rsidRPr="00857657">
        <w:rPr>
          <w:rFonts w:asciiTheme="minorHAnsi" w:hAnsiTheme="minorHAnsi" w:cstheme="minorHAnsi"/>
          <w:color w:val="000000" w:themeColor="text1"/>
          <w:sz w:val="24"/>
          <w:szCs w:val="24"/>
        </w:rPr>
        <w:t xml:space="preserve">Mathematics in Constructivist Preservice Classrooms’, </w:t>
      </w:r>
      <w:r w:rsidR="009E5BF8" w:rsidRPr="00857657">
        <w:rPr>
          <w:rFonts w:asciiTheme="minorHAnsi" w:hAnsiTheme="minorHAnsi" w:cstheme="minorHAnsi"/>
          <w:i/>
          <w:iCs/>
          <w:color w:val="000000" w:themeColor="text1"/>
          <w:sz w:val="24"/>
          <w:szCs w:val="24"/>
        </w:rPr>
        <w:t xml:space="preserve">Action in Teacher Education, </w:t>
      </w:r>
      <w:r w:rsidR="003D5272" w:rsidRPr="00857657">
        <w:rPr>
          <w:rFonts w:asciiTheme="minorHAnsi" w:hAnsiTheme="minorHAnsi" w:cstheme="minorHAnsi"/>
          <w:color w:val="000000" w:themeColor="text1"/>
          <w:sz w:val="24"/>
          <w:szCs w:val="24"/>
        </w:rPr>
        <w:t>18(2), pp.51-62.</w:t>
      </w:r>
    </w:p>
    <w:p w14:paraId="78B1BEAB" w14:textId="3C9280D1" w:rsidR="009C0082" w:rsidRPr="00857657" w:rsidRDefault="009C0082"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Anderson, S.</w:t>
      </w:r>
      <w:r w:rsidR="00840183" w:rsidRPr="00857657">
        <w:rPr>
          <w:rFonts w:asciiTheme="minorHAnsi" w:hAnsiTheme="minorHAnsi" w:cstheme="minorHAnsi"/>
          <w:color w:val="000000" w:themeColor="text1"/>
          <w:sz w:val="24"/>
          <w:szCs w:val="24"/>
        </w:rPr>
        <w:t xml:space="preserve"> E.</w:t>
      </w:r>
      <w:r w:rsidRPr="00857657">
        <w:rPr>
          <w:rFonts w:asciiTheme="minorHAnsi" w:hAnsiTheme="minorHAnsi" w:cstheme="minorHAnsi"/>
          <w:color w:val="000000" w:themeColor="text1"/>
          <w:sz w:val="24"/>
          <w:szCs w:val="24"/>
        </w:rPr>
        <w:t>, Groulx, J.</w:t>
      </w:r>
      <w:r w:rsidR="00840183" w:rsidRPr="00857657">
        <w:rPr>
          <w:rFonts w:asciiTheme="minorHAnsi" w:hAnsiTheme="minorHAnsi" w:cstheme="minorHAnsi"/>
          <w:color w:val="000000" w:themeColor="text1"/>
          <w:sz w:val="24"/>
          <w:szCs w:val="24"/>
        </w:rPr>
        <w:t xml:space="preserve"> G.</w:t>
      </w:r>
      <w:r w:rsidRPr="00857657">
        <w:rPr>
          <w:rFonts w:asciiTheme="minorHAnsi" w:hAnsiTheme="minorHAnsi" w:cstheme="minorHAnsi"/>
          <w:color w:val="000000" w:themeColor="text1"/>
          <w:sz w:val="24"/>
          <w:szCs w:val="24"/>
        </w:rPr>
        <w:t xml:space="preserve"> &amp; Maninger, R.</w:t>
      </w:r>
      <w:r w:rsidR="00840183" w:rsidRPr="00857657">
        <w:rPr>
          <w:rFonts w:asciiTheme="minorHAnsi" w:hAnsiTheme="minorHAnsi" w:cstheme="minorHAnsi"/>
          <w:color w:val="000000" w:themeColor="text1"/>
          <w:sz w:val="24"/>
          <w:szCs w:val="24"/>
        </w:rPr>
        <w:t xml:space="preserve"> M.</w:t>
      </w:r>
      <w:r w:rsidRPr="00857657">
        <w:rPr>
          <w:rFonts w:asciiTheme="minorHAnsi" w:hAnsiTheme="minorHAnsi" w:cstheme="minorHAnsi"/>
          <w:color w:val="000000" w:themeColor="text1"/>
          <w:sz w:val="24"/>
          <w:szCs w:val="24"/>
        </w:rPr>
        <w:t xml:space="preserve"> (2012) ‘Relationships among Preservice Teachers’ Technology-Related Abilities, Beliefs, and Intentions to Use Technology in Their Future Classrooms’</w:t>
      </w:r>
      <w:r w:rsidR="001C4A52" w:rsidRPr="00857657">
        <w:rPr>
          <w:rFonts w:asciiTheme="minorHAnsi" w:hAnsiTheme="minorHAnsi" w:cstheme="minorHAnsi"/>
          <w:color w:val="000000" w:themeColor="text1"/>
          <w:sz w:val="24"/>
          <w:szCs w:val="24"/>
        </w:rPr>
        <w:t xml:space="preserve">, </w:t>
      </w:r>
      <w:r w:rsidR="001C4A52" w:rsidRPr="00857657">
        <w:rPr>
          <w:rFonts w:asciiTheme="minorHAnsi" w:hAnsiTheme="minorHAnsi" w:cstheme="minorHAnsi"/>
          <w:i/>
          <w:iCs/>
          <w:color w:val="000000" w:themeColor="text1"/>
          <w:sz w:val="24"/>
          <w:szCs w:val="24"/>
        </w:rPr>
        <w:t>Journal of Educational Computing Research</w:t>
      </w:r>
      <w:r w:rsidR="00CB14BB" w:rsidRPr="00857657">
        <w:rPr>
          <w:rFonts w:asciiTheme="minorHAnsi" w:hAnsiTheme="minorHAnsi" w:cstheme="minorHAnsi"/>
          <w:i/>
          <w:iCs/>
          <w:color w:val="000000" w:themeColor="text1"/>
          <w:sz w:val="24"/>
          <w:szCs w:val="24"/>
        </w:rPr>
        <w:t xml:space="preserve">, </w:t>
      </w:r>
      <w:r w:rsidR="00B85FFD" w:rsidRPr="00857657">
        <w:rPr>
          <w:rFonts w:asciiTheme="minorHAnsi" w:hAnsiTheme="minorHAnsi" w:cstheme="minorHAnsi"/>
          <w:color w:val="000000" w:themeColor="text1"/>
          <w:sz w:val="24"/>
          <w:szCs w:val="24"/>
        </w:rPr>
        <w:t xml:space="preserve">45(3), </w:t>
      </w:r>
      <w:r w:rsidR="00826911" w:rsidRPr="00857657">
        <w:rPr>
          <w:rFonts w:asciiTheme="minorHAnsi" w:hAnsiTheme="minorHAnsi" w:cstheme="minorHAnsi"/>
          <w:color w:val="000000" w:themeColor="text1"/>
          <w:sz w:val="24"/>
          <w:szCs w:val="24"/>
        </w:rPr>
        <w:t>pp.</w:t>
      </w:r>
      <w:r w:rsidR="00B85FFD" w:rsidRPr="00857657">
        <w:rPr>
          <w:rFonts w:asciiTheme="minorHAnsi" w:hAnsiTheme="minorHAnsi" w:cstheme="minorHAnsi"/>
          <w:color w:val="000000" w:themeColor="text1"/>
          <w:sz w:val="24"/>
          <w:szCs w:val="24"/>
        </w:rPr>
        <w:t>321-338</w:t>
      </w:r>
      <w:r w:rsidR="00363364" w:rsidRPr="00857657">
        <w:rPr>
          <w:rFonts w:asciiTheme="minorHAnsi" w:hAnsiTheme="minorHAnsi" w:cstheme="minorHAnsi"/>
          <w:color w:val="000000" w:themeColor="text1"/>
          <w:sz w:val="24"/>
          <w:szCs w:val="24"/>
        </w:rPr>
        <w:t>.</w:t>
      </w:r>
    </w:p>
    <w:p w14:paraId="13C6BDDB" w14:textId="35DE1D5D" w:rsidR="00484546" w:rsidRPr="00857657" w:rsidRDefault="00484546"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Badizadegan</w:t>
      </w:r>
      <w:r w:rsidR="00B06EBA" w:rsidRPr="00857657">
        <w:rPr>
          <w:rFonts w:asciiTheme="minorHAnsi" w:hAnsiTheme="minorHAnsi" w:cstheme="minorHAnsi"/>
          <w:color w:val="000000" w:themeColor="text1"/>
          <w:sz w:val="24"/>
          <w:szCs w:val="24"/>
        </w:rPr>
        <w:t>, P.</w:t>
      </w:r>
      <w:r w:rsidRPr="00857657">
        <w:rPr>
          <w:rFonts w:asciiTheme="minorHAnsi" w:hAnsiTheme="minorHAnsi" w:cstheme="minorHAnsi"/>
          <w:color w:val="000000" w:themeColor="text1"/>
          <w:sz w:val="24"/>
          <w:szCs w:val="24"/>
        </w:rPr>
        <w:t xml:space="preserve"> (2015)</w:t>
      </w:r>
      <w:r w:rsidR="00B06EBA" w:rsidRPr="00857657">
        <w:rPr>
          <w:rFonts w:asciiTheme="minorHAnsi" w:hAnsiTheme="minorHAnsi" w:cstheme="minorHAnsi"/>
          <w:color w:val="000000" w:themeColor="text1"/>
          <w:sz w:val="24"/>
          <w:szCs w:val="24"/>
        </w:rPr>
        <w:t xml:space="preserve"> </w:t>
      </w:r>
      <w:r w:rsidR="00B06EBA" w:rsidRPr="00857657">
        <w:rPr>
          <w:rFonts w:asciiTheme="minorHAnsi" w:hAnsiTheme="minorHAnsi" w:cstheme="minorHAnsi"/>
          <w:i/>
          <w:iCs/>
          <w:color w:val="000000" w:themeColor="text1"/>
          <w:sz w:val="24"/>
          <w:szCs w:val="24"/>
        </w:rPr>
        <w:t xml:space="preserve">Understanding and Evaluating Effective Technology Integration in the Classroom. </w:t>
      </w:r>
      <w:r w:rsidR="00B06EBA" w:rsidRPr="00857657">
        <w:rPr>
          <w:rFonts w:asciiTheme="minorHAnsi" w:hAnsiTheme="minorHAnsi" w:cstheme="minorHAnsi"/>
          <w:color w:val="000000" w:themeColor="text1"/>
          <w:sz w:val="24"/>
          <w:szCs w:val="24"/>
        </w:rPr>
        <w:t>Honors</w:t>
      </w:r>
      <w:r w:rsidR="00957EAD" w:rsidRPr="00857657">
        <w:rPr>
          <w:rFonts w:asciiTheme="minorHAnsi" w:hAnsiTheme="minorHAnsi" w:cstheme="minorHAnsi"/>
          <w:color w:val="000000" w:themeColor="text1"/>
          <w:sz w:val="24"/>
          <w:szCs w:val="24"/>
        </w:rPr>
        <w:t xml:space="preserve"> B.Sc.</w:t>
      </w:r>
      <w:r w:rsidR="00B06EBA" w:rsidRPr="00857657">
        <w:rPr>
          <w:rFonts w:asciiTheme="minorHAnsi" w:hAnsiTheme="minorHAnsi" w:cstheme="minorHAnsi"/>
          <w:color w:val="000000" w:themeColor="text1"/>
          <w:sz w:val="24"/>
          <w:szCs w:val="24"/>
        </w:rPr>
        <w:t xml:space="preserve"> thesis. University of Utah.</w:t>
      </w:r>
      <w:r w:rsidR="00957EAD" w:rsidRPr="00857657">
        <w:rPr>
          <w:rFonts w:asciiTheme="minorHAnsi" w:hAnsiTheme="minorHAnsi" w:cstheme="minorHAnsi"/>
          <w:color w:val="000000" w:themeColor="text1"/>
          <w:sz w:val="24"/>
          <w:szCs w:val="24"/>
        </w:rPr>
        <w:t xml:space="preserve"> A</w:t>
      </w:r>
      <w:r w:rsidR="005B0EDB" w:rsidRPr="00857657">
        <w:rPr>
          <w:rFonts w:asciiTheme="minorHAnsi" w:hAnsiTheme="minorHAnsi" w:cstheme="minorHAnsi"/>
          <w:color w:val="000000" w:themeColor="text1"/>
          <w:sz w:val="24"/>
          <w:szCs w:val="24"/>
        </w:rPr>
        <w:t>v</w:t>
      </w:r>
      <w:r w:rsidR="00957EAD" w:rsidRPr="00857657">
        <w:rPr>
          <w:rFonts w:asciiTheme="minorHAnsi" w:hAnsiTheme="minorHAnsi" w:cstheme="minorHAnsi"/>
          <w:color w:val="000000" w:themeColor="text1"/>
          <w:sz w:val="24"/>
          <w:szCs w:val="24"/>
        </w:rPr>
        <w:t xml:space="preserve">ailable at: </w:t>
      </w:r>
      <w:hyperlink r:id="rId8" w:history="1">
        <w:r w:rsidR="00957EAD" w:rsidRPr="00857657">
          <w:rPr>
            <w:rStyle w:val="Hyperlink"/>
            <w:rFonts w:asciiTheme="minorHAnsi" w:hAnsiTheme="minorHAnsi" w:cstheme="minorHAnsi"/>
            <w:color w:val="000000" w:themeColor="text1"/>
            <w:sz w:val="24"/>
            <w:szCs w:val="24"/>
          </w:rPr>
          <w:t>https://collections.lib.utah.edu/details?id=197132</w:t>
        </w:r>
      </w:hyperlink>
      <w:r w:rsidR="00957EAD" w:rsidRPr="00857657">
        <w:rPr>
          <w:rFonts w:asciiTheme="minorHAnsi" w:hAnsiTheme="minorHAnsi" w:cstheme="minorHAnsi"/>
          <w:color w:val="000000" w:themeColor="text1"/>
          <w:sz w:val="24"/>
          <w:szCs w:val="24"/>
        </w:rPr>
        <w:t xml:space="preserve"> </w:t>
      </w:r>
    </w:p>
    <w:p w14:paraId="39FB167A" w14:textId="548E275A" w:rsidR="000828DD" w:rsidRPr="00857657" w:rsidRDefault="000828DD"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Beatty, D. &amp; Gerace, W. J. (2009) ‘Technology-Enhanced Formative Assessment: A Research-Based Pedagogy for Teaching Science with Classroom Response Technology’</w:t>
      </w:r>
      <w:r w:rsidR="00933D57" w:rsidRPr="00857657">
        <w:rPr>
          <w:rFonts w:asciiTheme="minorHAnsi" w:hAnsiTheme="minorHAnsi" w:cstheme="minorHAnsi"/>
          <w:color w:val="000000" w:themeColor="text1"/>
          <w:sz w:val="24"/>
          <w:szCs w:val="24"/>
        </w:rPr>
        <w:t xml:space="preserve">, </w:t>
      </w:r>
      <w:r w:rsidR="00933D57" w:rsidRPr="00857657">
        <w:rPr>
          <w:rFonts w:asciiTheme="minorHAnsi" w:hAnsiTheme="minorHAnsi" w:cstheme="minorHAnsi"/>
          <w:i/>
          <w:iCs/>
          <w:color w:val="000000" w:themeColor="text1"/>
          <w:sz w:val="24"/>
          <w:szCs w:val="24"/>
        </w:rPr>
        <w:t xml:space="preserve">Journal of Science Education and Technology, </w:t>
      </w:r>
      <w:r w:rsidR="00933D57" w:rsidRPr="00857657">
        <w:rPr>
          <w:rFonts w:asciiTheme="minorHAnsi" w:hAnsiTheme="minorHAnsi" w:cstheme="minorHAnsi"/>
          <w:color w:val="000000" w:themeColor="text1"/>
          <w:sz w:val="24"/>
          <w:szCs w:val="24"/>
        </w:rPr>
        <w:t>18, pp.146-162.</w:t>
      </w:r>
    </w:p>
    <w:p w14:paraId="0EC70201" w14:textId="5BCE66A9" w:rsidR="00414189" w:rsidRPr="00857657" w:rsidRDefault="00414189"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Carreira, S., Clarke-Wilson, A., Faggiano, E. &amp; Montone, A. (2017) ‘From Acorns to Oak Trees: Charting Innovation Within Technology in Mathematics Education’, in Faggiano, E., Ferrara, F. &amp; Montone, A. (eds.) </w:t>
      </w:r>
      <w:r w:rsidRPr="00857657">
        <w:rPr>
          <w:rFonts w:asciiTheme="minorHAnsi" w:hAnsiTheme="minorHAnsi" w:cstheme="minorHAnsi"/>
          <w:i/>
          <w:iCs/>
          <w:color w:val="000000" w:themeColor="text1"/>
          <w:sz w:val="24"/>
          <w:szCs w:val="24"/>
        </w:rPr>
        <w:t xml:space="preserve">Innovation and Technology Enhancing Mathematics Education: Perspectives in the Digital Era, </w:t>
      </w:r>
      <w:r w:rsidRPr="00857657">
        <w:rPr>
          <w:rFonts w:asciiTheme="minorHAnsi" w:hAnsiTheme="minorHAnsi" w:cstheme="minorHAnsi"/>
          <w:color w:val="000000" w:themeColor="text1"/>
          <w:sz w:val="24"/>
          <w:szCs w:val="24"/>
        </w:rPr>
        <w:t>pp.</w:t>
      </w:r>
      <w:r w:rsidR="005B0EDB" w:rsidRPr="00857657">
        <w:rPr>
          <w:rFonts w:asciiTheme="minorHAnsi" w:hAnsiTheme="minorHAnsi" w:cstheme="minorHAnsi"/>
          <w:color w:val="000000" w:themeColor="text1"/>
          <w:sz w:val="24"/>
          <w:szCs w:val="24"/>
        </w:rPr>
        <w:t>9-35.</w:t>
      </w:r>
      <w:r w:rsidRPr="00857657">
        <w:rPr>
          <w:rFonts w:asciiTheme="minorHAnsi" w:hAnsiTheme="minorHAnsi" w:cstheme="minorHAnsi"/>
          <w:color w:val="000000" w:themeColor="text1"/>
          <w:sz w:val="24"/>
          <w:szCs w:val="24"/>
        </w:rPr>
        <w:t xml:space="preserve"> Switzerland:</w:t>
      </w:r>
      <w:r w:rsidR="005B0EDB" w:rsidRPr="00857657">
        <w:rPr>
          <w:rFonts w:asciiTheme="minorHAnsi" w:hAnsiTheme="minorHAnsi" w:cstheme="minorHAnsi"/>
          <w:color w:val="000000" w:themeColor="text1"/>
          <w:sz w:val="24"/>
          <w:szCs w:val="24"/>
        </w:rPr>
        <w:t xml:space="preserve"> Springer International Publishing.</w:t>
      </w:r>
    </w:p>
    <w:p w14:paraId="67098CAB" w14:textId="7098188F" w:rsidR="0026228D" w:rsidRPr="00857657" w:rsidRDefault="0026228D"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Cerqua, A., Gauthier, C. &amp; Dembélé, M. (2017) ‘Pedagogical Orientations and Foundations in the Discourse Emanating from the OECD’s TALIS Initiative’, </w:t>
      </w:r>
      <w:r w:rsidRPr="00857657">
        <w:rPr>
          <w:rFonts w:asciiTheme="minorHAnsi" w:hAnsiTheme="minorHAnsi" w:cstheme="minorHAnsi"/>
          <w:i/>
          <w:iCs/>
          <w:color w:val="000000" w:themeColor="text1"/>
          <w:sz w:val="24"/>
          <w:szCs w:val="24"/>
        </w:rPr>
        <w:t xml:space="preserve">International Perspectives on Education and Society, </w:t>
      </w:r>
      <w:r w:rsidR="00826911" w:rsidRPr="00857657">
        <w:rPr>
          <w:rFonts w:asciiTheme="minorHAnsi" w:hAnsiTheme="minorHAnsi" w:cstheme="minorHAnsi"/>
          <w:color w:val="000000" w:themeColor="text1"/>
          <w:sz w:val="24"/>
          <w:szCs w:val="24"/>
        </w:rPr>
        <w:t>pp.</w:t>
      </w:r>
      <w:r w:rsidRPr="00857657">
        <w:rPr>
          <w:rFonts w:asciiTheme="minorHAnsi" w:hAnsiTheme="minorHAnsi" w:cstheme="minorHAnsi"/>
          <w:color w:val="000000" w:themeColor="text1"/>
          <w:sz w:val="24"/>
          <w:szCs w:val="24"/>
        </w:rPr>
        <w:t>61-95</w:t>
      </w:r>
      <w:r w:rsidR="004F349B" w:rsidRPr="00857657">
        <w:rPr>
          <w:rFonts w:asciiTheme="minorHAnsi" w:hAnsiTheme="minorHAnsi" w:cstheme="minorHAnsi"/>
          <w:color w:val="000000" w:themeColor="text1"/>
          <w:sz w:val="24"/>
          <w:szCs w:val="24"/>
        </w:rPr>
        <w:t>.</w:t>
      </w:r>
    </w:p>
    <w:p w14:paraId="2FEC3743" w14:textId="312071A3" w:rsidR="00484546" w:rsidRPr="00857657" w:rsidRDefault="00484546"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Chai</w:t>
      </w:r>
      <w:r w:rsidR="00957EAD" w:rsidRPr="00857657">
        <w:rPr>
          <w:rFonts w:asciiTheme="minorHAnsi" w:hAnsiTheme="minorHAnsi" w:cstheme="minorHAnsi"/>
          <w:color w:val="000000" w:themeColor="text1"/>
          <w:sz w:val="24"/>
          <w:szCs w:val="24"/>
        </w:rPr>
        <w:t>, C. S.</w:t>
      </w:r>
      <w:r w:rsidRPr="00857657">
        <w:rPr>
          <w:rFonts w:asciiTheme="minorHAnsi" w:hAnsiTheme="minorHAnsi" w:cstheme="minorHAnsi"/>
          <w:color w:val="000000" w:themeColor="text1"/>
          <w:sz w:val="24"/>
          <w:szCs w:val="24"/>
        </w:rPr>
        <w:t xml:space="preserve"> (2010)</w:t>
      </w:r>
      <w:r w:rsidR="00957EAD" w:rsidRPr="00857657">
        <w:rPr>
          <w:rFonts w:asciiTheme="minorHAnsi" w:hAnsiTheme="minorHAnsi" w:cstheme="minorHAnsi"/>
          <w:color w:val="000000" w:themeColor="text1"/>
          <w:sz w:val="24"/>
          <w:szCs w:val="24"/>
        </w:rPr>
        <w:t xml:space="preserve"> ‘The relationship among Singaporean pre-service teacher’s ICT competencies, pedagogical beliefs, and their beliefs on the espoused use of ICT.’, </w:t>
      </w:r>
      <w:r w:rsidR="00957EAD" w:rsidRPr="00857657">
        <w:rPr>
          <w:rFonts w:asciiTheme="minorHAnsi" w:hAnsiTheme="minorHAnsi" w:cstheme="minorHAnsi"/>
          <w:i/>
          <w:iCs/>
          <w:color w:val="000000" w:themeColor="text1"/>
          <w:sz w:val="24"/>
          <w:szCs w:val="24"/>
        </w:rPr>
        <w:t xml:space="preserve">The Asia-Pacific Education Research, </w:t>
      </w:r>
      <w:r w:rsidR="00957EAD" w:rsidRPr="00857657">
        <w:rPr>
          <w:rFonts w:asciiTheme="minorHAnsi" w:hAnsiTheme="minorHAnsi" w:cstheme="minorHAnsi"/>
          <w:color w:val="000000" w:themeColor="text1"/>
          <w:sz w:val="24"/>
          <w:szCs w:val="24"/>
        </w:rPr>
        <w:t>19(3), pp.387-400.</w:t>
      </w:r>
    </w:p>
    <w:p w14:paraId="44B436AF" w14:textId="72ABDD46" w:rsidR="00A54D6F" w:rsidRPr="00857657" w:rsidRDefault="00A54D6F"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Charalampos, C. (2019) ‘Enabling Active Learning in Large Classes Through the Use of Plickers’, </w:t>
      </w:r>
      <w:r w:rsidRPr="00857657">
        <w:rPr>
          <w:rFonts w:asciiTheme="minorHAnsi" w:hAnsiTheme="minorHAnsi" w:cstheme="minorHAnsi"/>
          <w:i/>
          <w:iCs/>
          <w:color w:val="000000" w:themeColor="text1"/>
          <w:sz w:val="24"/>
          <w:szCs w:val="24"/>
        </w:rPr>
        <w:t xml:space="preserve">5th International Conference on Higher Education Advances. </w:t>
      </w:r>
      <w:r w:rsidRPr="00857657">
        <w:rPr>
          <w:rFonts w:asciiTheme="minorHAnsi" w:hAnsiTheme="minorHAnsi" w:cstheme="minorHAnsi"/>
          <w:color w:val="000000" w:themeColor="text1"/>
          <w:sz w:val="24"/>
          <w:szCs w:val="24"/>
        </w:rPr>
        <w:t>Valencia, Spain, 2</w:t>
      </w:r>
      <w:r w:rsidR="005856C3" w:rsidRPr="00857657">
        <w:rPr>
          <w:rFonts w:asciiTheme="minorHAnsi" w:hAnsiTheme="minorHAnsi" w:cstheme="minorHAnsi"/>
          <w:color w:val="000000" w:themeColor="text1"/>
          <w:sz w:val="24"/>
          <w:szCs w:val="24"/>
        </w:rPr>
        <w:t>6th</w:t>
      </w:r>
      <w:r w:rsidRPr="00857657">
        <w:rPr>
          <w:rFonts w:asciiTheme="minorHAnsi" w:hAnsiTheme="minorHAnsi" w:cstheme="minorHAnsi"/>
          <w:color w:val="000000" w:themeColor="text1"/>
          <w:sz w:val="24"/>
          <w:szCs w:val="24"/>
        </w:rPr>
        <w:t xml:space="preserve"> June 2019</w:t>
      </w:r>
      <w:r w:rsidR="005856C3" w:rsidRPr="00857657">
        <w:rPr>
          <w:rFonts w:asciiTheme="minorHAnsi" w:hAnsiTheme="minorHAnsi" w:cstheme="minorHAnsi"/>
          <w:color w:val="000000" w:themeColor="text1"/>
          <w:sz w:val="24"/>
          <w:szCs w:val="24"/>
        </w:rPr>
        <w:t xml:space="preserve">. Glasgow: University of Glasgow. </w:t>
      </w:r>
    </w:p>
    <w:p w14:paraId="3B25FA6C" w14:textId="6B442A87" w:rsidR="00A54D6F" w:rsidRPr="00857657" w:rsidRDefault="00A54D6F"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Chng, L. &amp; Gurvitch, R. (2018) ‘Using Plickers as an Assessment Tool in Health and Physical Education Settings’, </w:t>
      </w:r>
      <w:r w:rsidRPr="00857657">
        <w:rPr>
          <w:rFonts w:asciiTheme="minorHAnsi" w:hAnsiTheme="minorHAnsi" w:cstheme="minorHAnsi"/>
          <w:i/>
          <w:iCs/>
          <w:color w:val="000000" w:themeColor="text1"/>
          <w:sz w:val="24"/>
          <w:szCs w:val="24"/>
        </w:rPr>
        <w:t xml:space="preserve">Journal of Physical Education, </w:t>
      </w:r>
      <w:r w:rsidRPr="00857657">
        <w:rPr>
          <w:rFonts w:asciiTheme="minorHAnsi" w:hAnsiTheme="minorHAnsi" w:cstheme="minorHAnsi"/>
          <w:color w:val="000000" w:themeColor="text1"/>
          <w:sz w:val="24"/>
          <w:szCs w:val="24"/>
        </w:rPr>
        <w:t>89(2), pp.19-25.</w:t>
      </w:r>
    </w:p>
    <w:p w14:paraId="0C301018" w14:textId="2BDD79FC" w:rsidR="001C5EE8" w:rsidRPr="00857657" w:rsidRDefault="001C5EE8"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lastRenderedPageBreak/>
        <w:t>Cizek, G.</w:t>
      </w:r>
      <w:r w:rsidR="00B4237F" w:rsidRPr="00857657">
        <w:rPr>
          <w:rFonts w:asciiTheme="minorHAnsi" w:hAnsiTheme="minorHAnsi" w:cstheme="minorHAnsi"/>
          <w:color w:val="000000" w:themeColor="text1"/>
          <w:sz w:val="24"/>
          <w:szCs w:val="24"/>
        </w:rPr>
        <w:t xml:space="preserve"> </w:t>
      </w:r>
      <w:r w:rsidRPr="00857657">
        <w:rPr>
          <w:rFonts w:asciiTheme="minorHAnsi" w:hAnsiTheme="minorHAnsi" w:cstheme="minorHAnsi"/>
          <w:color w:val="000000" w:themeColor="text1"/>
          <w:sz w:val="24"/>
          <w:szCs w:val="24"/>
        </w:rPr>
        <w:t>J. (2010) ‘An Introduction to Formative Assessment: History, Characteristics, and Challenges’</w:t>
      </w:r>
      <w:r w:rsidR="00B4237F" w:rsidRPr="00857657">
        <w:rPr>
          <w:rFonts w:asciiTheme="minorHAnsi" w:hAnsiTheme="minorHAnsi" w:cstheme="minorHAnsi"/>
          <w:color w:val="000000" w:themeColor="text1"/>
          <w:sz w:val="24"/>
          <w:szCs w:val="24"/>
        </w:rPr>
        <w:t>,</w:t>
      </w:r>
      <w:r w:rsidRPr="00857657">
        <w:rPr>
          <w:rFonts w:asciiTheme="minorHAnsi" w:hAnsiTheme="minorHAnsi" w:cstheme="minorHAnsi"/>
          <w:color w:val="000000" w:themeColor="text1"/>
          <w:sz w:val="24"/>
          <w:szCs w:val="24"/>
        </w:rPr>
        <w:t xml:space="preserve"> in Andrade, H.L. &amp; Cizek, G.J. (eds.) </w:t>
      </w:r>
      <w:r w:rsidRPr="00857657">
        <w:rPr>
          <w:rFonts w:asciiTheme="minorHAnsi" w:hAnsiTheme="minorHAnsi" w:cstheme="minorHAnsi"/>
          <w:i/>
          <w:iCs/>
          <w:color w:val="000000" w:themeColor="text1"/>
          <w:sz w:val="24"/>
          <w:szCs w:val="24"/>
        </w:rPr>
        <w:t>Handbook of Formative Assessment</w:t>
      </w:r>
      <w:r w:rsidRPr="00857657">
        <w:rPr>
          <w:rFonts w:asciiTheme="minorHAnsi" w:hAnsiTheme="minorHAnsi" w:cstheme="minorHAnsi"/>
          <w:color w:val="000000" w:themeColor="text1"/>
          <w:sz w:val="24"/>
          <w:szCs w:val="24"/>
        </w:rPr>
        <w:t xml:space="preserve">, </w:t>
      </w:r>
      <w:r w:rsidR="00826911" w:rsidRPr="00857657">
        <w:rPr>
          <w:rFonts w:asciiTheme="minorHAnsi" w:hAnsiTheme="minorHAnsi" w:cstheme="minorHAnsi"/>
          <w:color w:val="000000" w:themeColor="text1"/>
          <w:sz w:val="24"/>
          <w:szCs w:val="24"/>
        </w:rPr>
        <w:t>pp.</w:t>
      </w:r>
      <w:r w:rsidRPr="00857657">
        <w:rPr>
          <w:rFonts w:asciiTheme="minorHAnsi" w:hAnsiTheme="minorHAnsi" w:cstheme="minorHAnsi"/>
          <w:color w:val="000000" w:themeColor="text1"/>
          <w:sz w:val="24"/>
          <w:szCs w:val="24"/>
        </w:rPr>
        <w:t>3-18.</w:t>
      </w:r>
      <w:r w:rsidR="00D31D53" w:rsidRPr="00857657">
        <w:rPr>
          <w:rFonts w:asciiTheme="minorHAnsi" w:hAnsiTheme="minorHAnsi" w:cstheme="minorHAnsi"/>
          <w:color w:val="000000" w:themeColor="text1"/>
          <w:sz w:val="24"/>
          <w:szCs w:val="24"/>
        </w:rPr>
        <w:t xml:space="preserve"> New York: Routledge.</w:t>
      </w:r>
    </w:p>
    <w:p w14:paraId="35A293D9" w14:textId="5BE4C273" w:rsidR="003B672A" w:rsidRPr="00857657" w:rsidRDefault="003B672A" w:rsidP="00A70E6A">
      <w:pPr>
        <w:autoSpaceDE w:val="0"/>
        <w:adjustRightInd w:val="0"/>
        <w:spacing w:line="360" w:lineRule="auto"/>
        <w:ind w:hanging="720"/>
        <w:rPr>
          <w:rFonts w:asciiTheme="minorHAnsi" w:hAnsiTheme="minorHAnsi" w:cstheme="minorHAnsi"/>
          <w:i/>
          <w:iCs/>
          <w:color w:val="000000" w:themeColor="text1"/>
          <w:sz w:val="24"/>
          <w:szCs w:val="24"/>
        </w:rPr>
      </w:pPr>
      <w:r w:rsidRPr="00857657">
        <w:rPr>
          <w:rFonts w:asciiTheme="minorHAnsi" w:hAnsiTheme="minorHAnsi" w:cstheme="minorHAnsi"/>
          <w:color w:val="000000" w:themeColor="text1"/>
          <w:sz w:val="24"/>
          <w:szCs w:val="24"/>
        </w:rPr>
        <w:t xml:space="preserve">Cosgrove, </w:t>
      </w:r>
      <w:r w:rsidR="005A4082" w:rsidRPr="00857657">
        <w:rPr>
          <w:rFonts w:asciiTheme="minorHAnsi" w:hAnsiTheme="minorHAnsi" w:cstheme="minorHAnsi"/>
          <w:color w:val="000000" w:themeColor="text1"/>
          <w:sz w:val="24"/>
          <w:szCs w:val="24"/>
        </w:rPr>
        <w:t>J., Perkins, R., Shiel, G., Fish, R. &amp; McGuinness L. (2012)</w:t>
      </w:r>
      <w:r w:rsidR="00135C26" w:rsidRPr="00857657">
        <w:rPr>
          <w:rFonts w:asciiTheme="minorHAnsi" w:hAnsiTheme="minorHAnsi" w:cstheme="minorHAnsi"/>
          <w:color w:val="000000" w:themeColor="text1"/>
          <w:sz w:val="24"/>
          <w:szCs w:val="24"/>
        </w:rPr>
        <w:t xml:space="preserve"> </w:t>
      </w:r>
      <w:r w:rsidR="00135C26" w:rsidRPr="00857657">
        <w:rPr>
          <w:rFonts w:asciiTheme="minorHAnsi" w:hAnsiTheme="minorHAnsi" w:cstheme="minorHAnsi"/>
          <w:i/>
          <w:iCs/>
          <w:color w:val="000000" w:themeColor="text1"/>
          <w:sz w:val="24"/>
          <w:szCs w:val="24"/>
        </w:rPr>
        <w:t>Teaching and Learning in Project Maths</w:t>
      </w:r>
      <w:r w:rsidR="00AA40DF" w:rsidRPr="00857657">
        <w:rPr>
          <w:rFonts w:asciiTheme="minorHAnsi" w:hAnsiTheme="minorHAnsi" w:cstheme="minorHAnsi"/>
          <w:i/>
          <w:iCs/>
          <w:color w:val="000000" w:themeColor="text1"/>
          <w:sz w:val="24"/>
          <w:szCs w:val="24"/>
        </w:rPr>
        <w:t>,</w:t>
      </w:r>
      <w:r w:rsidR="00135C26" w:rsidRPr="00857657">
        <w:rPr>
          <w:rFonts w:asciiTheme="minorHAnsi" w:hAnsiTheme="minorHAnsi" w:cstheme="minorHAnsi"/>
          <w:i/>
          <w:iCs/>
          <w:color w:val="000000" w:themeColor="text1"/>
          <w:sz w:val="24"/>
          <w:szCs w:val="24"/>
        </w:rPr>
        <w:t xml:space="preserve"> Insights from Teachers who Participated in Pisa 2012</w:t>
      </w:r>
      <w:r w:rsidR="00AA40DF" w:rsidRPr="00857657">
        <w:rPr>
          <w:rFonts w:asciiTheme="minorHAnsi" w:hAnsiTheme="minorHAnsi" w:cstheme="minorHAnsi"/>
          <w:i/>
          <w:iCs/>
          <w:color w:val="000000" w:themeColor="text1"/>
          <w:sz w:val="24"/>
          <w:szCs w:val="24"/>
        </w:rPr>
        <w:t>: Summary Brochure</w:t>
      </w:r>
      <w:r w:rsidR="002C4F00" w:rsidRPr="00857657">
        <w:rPr>
          <w:rFonts w:asciiTheme="minorHAnsi" w:hAnsiTheme="minorHAnsi" w:cstheme="minorHAnsi"/>
          <w:i/>
          <w:iCs/>
          <w:color w:val="000000" w:themeColor="text1"/>
          <w:sz w:val="24"/>
          <w:szCs w:val="24"/>
        </w:rPr>
        <w:t>.</w:t>
      </w:r>
      <w:r w:rsidR="00506E18" w:rsidRPr="00857657">
        <w:rPr>
          <w:rFonts w:asciiTheme="minorHAnsi" w:hAnsiTheme="minorHAnsi" w:cstheme="minorHAnsi"/>
          <w:i/>
          <w:iCs/>
          <w:color w:val="000000" w:themeColor="text1"/>
          <w:sz w:val="24"/>
          <w:szCs w:val="24"/>
        </w:rPr>
        <w:t xml:space="preserve"> </w:t>
      </w:r>
      <w:r w:rsidR="006C012F" w:rsidRPr="00857657">
        <w:rPr>
          <w:rFonts w:asciiTheme="minorHAnsi" w:hAnsiTheme="minorHAnsi" w:cstheme="minorHAnsi"/>
          <w:color w:val="000000" w:themeColor="text1"/>
          <w:sz w:val="24"/>
          <w:szCs w:val="24"/>
        </w:rPr>
        <w:t>Dublin: Educational Research Centre. Available at:</w:t>
      </w:r>
      <w:r w:rsidR="009F5CA8" w:rsidRPr="00857657">
        <w:rPr>
          <w:rFonts w:asciiTheme="minorHAnsi" w:hAnsiTheme="minorHAnsi" w:cstheme="minorHAnsi"/>
          <w:color w:val="000000" w:themeColor="text1"/>
          <w:sz w:val="24"/>
          <w:szCs w:val="24"/>
        </w:rPr>
        <w:t xml:space="preserve"> </w:t>
      </w:r>
      <w:hyperlink r:id="rId9" w:history="1">
        <w:r w:rsidR="004A0C14" w:rsidRPr="00857657">
          <w:rPr>
            <w:rStyle w:val="Hyperlink"/>
            <w:rFonts w:asciiTheme="minorHAnsi" w:hAnsiTheme="minorHAnsi" w:cstheme="minorHAnsi"/>
            <w:color w:val="000000" w:themeColor="text1"/>
            <w:sz w:val="24"/>
            <w:szCs w:val="24"/>
          </w:rPr>
          <w:t>www.erc.ie/docu</w:t>
        </w:r>
        <w:r w:rsidR="004A0C14" w:rsidRPr="00857657">
          <w:rPr>
            <w:rStyle w:val="Hyperlink"/>
            <w:rFonts w:asciiTheme="minorHAnsi" w:hAnsiTheme="minorHAnsi" w:cstheme="minorHAnsi"/>
            <w:color w:val="000000" w:themeColor="text1"/>
            <w:sz w:val="24"/>
            <w:szCs w:val="24"/>
          </w:rPr>
          <w:t>m</w:t>
        </w:r>
        <w:r w:rsidR="004A0C14" w:rsidRPr="00857657">
          <w:rPr>
            <w:rStyle w:val="Hyperlink"/>
            <w:rFonts w:asciiTheme="minorHAnsi" w:hAnsiTheme="minorHAnsi" w:cstheme="minorHAnsi"/>
            <w:color w:val="000000" w:themeColor="text1"/>
            <w:sz w:val="24"/>
            <w:szCs w:val="24"/>
          </w:rPr>
          <w:t>ents/p12tlpm_brochure.pdf</w:t>
        </w:r>
      </w:hyperlink>
      <w:r w:rsidR="009F5CA8" w:rsidRPr="00857657">
        <w:rPr>
          <w:rFonts w:asciiTheme="minorHAnsi" w:hAnsiTheme="minorHAnsi" w:cstheme="minorHAnsi"/>
          <w:color w:val="000000" w:themeColor="text1"/>
          <w:sz w:val="24"/>
          <w:szCs w:val="24"/>
        </w:rPr>
        <w:t xml:space="preserve"> </w:t>
      </w:r>
    </w:p>
    <w:p w14:paraId="4D402ACF" w14:textId="5AB2672D" w:rsidR="00007813" w:rsidRPr="00857657" w:rsidRDefault="00007813"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Costello, E.</w:t>
      </w:r>
      <w:r w:rsidR="00445E48" w:rsidRPr="00857657">
        <w:rPr>
          <w:rFonts w:asciiTheme="minorHAnsi" w:hAnsiTheme="minorHAnsi" w:cstheme="minorHAnsi"/>
          <w:color w:val="000000" w:themeColor="text1"/>
          <w:sz w:val="24"/>
          <w:szCs w:val="24"/>
        </w:rPr>
        <w:t xml:space="preserve"> (2012) ‘Smart schools = smart economy: intelligence equation or text-speak policy. An examination of the influence of the concept of the knowledge economy on the framing of Irish government policy for ICT in schools’, </w:t>
      </w:r>
      <w:r w:rsidR="00445E48" w:rsidRPr="00857657">
        <w:rPr>
          <w:rFonts w:asciiTheme="minorHAnsi" w:hAnsiTheme="minorHAnsi" w:cstheme="minorHAnsi"/>
          <w:i/>
          <w:iCs/>
          <w:color w:val="000000" w:themeColor="text1"/>
          <w:sz w:val="24"/>
          <w:szCs w:val="24"/>
        </w:rPr>
        <w:t>Trinity Education Papers</w:t>
      </w:r>
      <w:r w:rsidR="00445E48" w:rsidRPr="00857657">
        <w:rPr>
          <w:rFonts w:asciiTheme="minorHAnsi" w:hAnsiTheme="minorHAnsi" w:cstheme="minorHAnsi"/>
          <w:color w:val="000000" w:themeColor="text1"/>
          <w:sz w:val="24"/>
          <w:szCs w:val="24"/>
        </w:rPr>
        <w:t>, 1(1)</w:t>
      </w:r>
      <w:r w:rsidR="009E48AC" w:rsidRPr="00857657">
        <w:rPr>
          <w:rFonts w:asciiTheme="minorHAnsi" w:hAnsiTheme="minorHAnsi" w:cstheme="minorHAnsi"/>
          <w:color w:val="000000" w:themeColor="text1"/>
          <w:sz w:val="24"/>
          <w:szCs w:val="24"/>
        </w:rPr>
        <w:t>, pp.72-93.</w:t>
      </w:r>
    </w:p>
    <w:p w14:paraId="092D1E50" w14:textId="78D41675" w:rsidR="00266714" w:rsidRPr="00857657" w:rsidRDefault="00266714"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Cusi, A., Morselli, F. &amp; Sabena, C. (2019) ‘</w:t>
      </w:r>
      <w:bookmarkStart w:id="430" w:name="OLE_LINK9"/>
      <w:bookmarkStart w:id="431" w:name="OLE_LINK10"/>
      <w:r w:rsidRPr="00857657">
        <w:rPr>
          <w:rFonts w:asciiTheme="minorHAnsi" w:hAnsiTheme="minorHAnsi" w:cstheme="minorHAnsi"/>
          <w:color w:val="000000" w:themeColor="text1"/>
          <w:sz w:val="24"/>
          <w:szCs w:val="24"/>
        </w:rPr>
        <w:t>The Use of Polls to Enhance Formative Assessment Processes in Mathematics Classroom Discussions’</w:t>
      </w:r>
      <w:bookmarkEnd w:id="430"/>
      <w:bookmarkEnd w:id="431"/>
      <w:r w:rsidRPr="00857657">
        <w:rPr>
          <w:rFonts w:asciiTheme="minorHAnsi" w:hAnsiTheme="minorHAnsi" w:cstheme="minorHAnsi"/>
          <w:color w:val="000000" w:themeColor="text1"/>
          <w:sz w:val="24"/>
          <w:szCs w:val="24"/>
        </w:rPr>
        <w:t xml:space="preserve">, </w:t>
      </w:r>
      <w:r w:rsidRPr="00857657">
        <w:rPr>
          <w:rFonts w:asciiTheme="minorHAnsi" w:hAnsiTheme="minorHAnsi" w:cstheme="minorHAnsi"/>
          <w:i/>
          <w:iCs/>
          <w:color w:val="000000" w:themeColor="text1"/>
          <w:sz w:val="24"/>
          <w:szCs w:val="24"/>
        </w:rPr>
        <w:t>Technology in Mathematics Teaching</w:t>
      </w:r>
      <w:r w:rsidRPr="00857657">
        <w:rPr>
          <w:rFonts w:asciiTheme="minorHAnsi" w:hAnsiTheme="minorHAnsi" w:cstheme="minorHAnsi"/>
          <w:color w:val="000000" w:themeColor="text1"/>
          <w:sz w:val="24"/>
          <w:szCs w:val="24"/>
        </w:rPr>
        <w:t>, 13, pp.7-30.</w:t>
      </w:r>
    </w:p>
    <w:p w14:paraId="48D0251D" w14:textId="5B6BAB1F" w:rsidR="00B06EBA" w:rsidRPr="00857657" w:rsidRDefault="00D87698"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D</w:t>
      </w:r>
      <w:r w:rsidR="0031586F" w:rsidRPr="00857657">
        <w:rPr>
          <w:rFonts w:asciiTheme="minorHAnsi" w:hAnsiTheme="minorHAnsi" w:cstheme="minorHAnsi"/>
          <w:color w:val="000000" w:themeColor="text1"/>
          <w:sz w:val="24"/>
          <w:szCs w:val="24"/>
        </w:rPr>
        <w:t xml:space="preserve">epartment of Education </w:t>
      </w:r>
      <w:r w:rsidR="00E3630F" w:rsidRPr="00857657">
        <w:rPr>
          <w:rFonts w:asciiTheme="minorHAnsi" w:hAnsiTheme="minorHAnsi" w:cstheme="minorHAnsi"/>
          <w:color w:val="000000" w:themeColor="text1"/>
          <w:sz w:val="24"/>
          <w:szCs w:val="24"/>
        </w:rPr>
        <w:t xml:space="preserve">and </w:t>
      </w:r>
      <w:r w:rsidRPr="00857657">
        <w:rPr>
          <w:rFonts w:asciiTheme="minorHAnsi" w:hAnsiTheme="minorHAnsi" w:cstheme="minorHAnsi"/>
          <w:color w:val="000000" w:themeColor="text1"/>
          <w:sz w:val="24"/>
          <w:szCs w:val="24"/>
        </w:rPr>
        <w:t>S</w:t>
      </w:r>
      <w:r w:rsidR="00E3630F" w:rsidRPr="00857657">
        <w:rPr>
          <w:rFonts w:asciiTheme="minorHAnsi" w:hAnsiTheme="minorHAnsi" w:cstheme="minorHAnsi"/>
          <w:color w:val="000000" w:themeColor="text1"/>
          <w:sz w:val="24"/>
          <w:szCs w:val="24"/>
        </w:rPr>
        <w:t>cience</w:t>
      </w:r>
      <w:r w:rsidRPr="00857657">
        <w:rPr>
          <w:rFonts w:asciiTheme="minorHAnsi" w:hAnsiTheme="minorHAnsi" w:cstheme="minorHAnsi"/>
          <w:color w:val="000000" w:themeColor="text1"/>
          <w:sz w:val="24"/>
          <w:szCs w:val="24"/>
        </w:rPr>
        <w:t xml:space="preserve"> </w:t>
      </w:r>
      <w:r w:rsidR="003E6F43" w:rsidRPr="00857657">
        <w:rPr>
          <w:rFonts w:asciiTheme="minorHAnsi" w:hAnsiTheme="minorHAnsi" w:cstheme="minorHAnsi"/>
          <w:color w:val="000000" w:themeColor="text1"/>
          <w:sz w:val="24"/>
          <w:szCs w:val="24"/>
        </w:rPr>
        <w:t>(</w:t>
      </w:r>
      <w:r w:rsidR="00026BD3" w:rsidRPr="00857657">
        <w:rPr>
          <w:rFonts w:asciiTheme="minorHAnsi" w:hAnsiTheme="minorHAnsi" w:cstheme="minorHAnsi"/>
          <w:color w:val="000000" w:themeColor="text1"/>
          <w:sz w:val="24"/>
          <w:szCs w:val="24"/>
        </w:rPr>
        <w:t>1997</w:t>
      </w:r>
      <w:r w:rsidR="003E6F43" w:rsidRPr="00857657">
        <w:rPr>
          <w:rFonts w:asciiTheme="minorHAnsi" w:hAnsiTheme="minorHAnsi" w:cstheme="minorHAnsi"/>
          <w:color w:val="000000" w:themeColor="text1"/>
          <w:sz w:val="24"/>
          <w:szCs w:val="24"/>
        </w:rPr>
        <w:t>)</w:t>
      </w:r>
      <w:r w:rsidR="006B5AB2" w:rsidRPr="00857657">
        <w:rPr>
          <w:rFonts w:asciiTheme="minorHAnsi" w:hAnsiTheme="minorHAnsi" w:cstheme="minorHAnsi"/>
          <w:color w:val="000000" w:themeColor="text1"/>
          <w:sz w:val="24"/>
          <w:szCs w:val="24"/>
        </w:rPr>
        <w:t xml:space="preserve"> </w:t>
      </w:r>
      <w:r w:rsidR="006B5AB2" w:rsidRPr="00857657">
        <w:rPr>
          <w:rFonts w:asciiTheme="minorHAnsi" w:hAnsiTheme="minorHAnsi" w:cstheme="minorHAnsi"/>
          <w:i/>
          <w:iCs/>
          <w:color w:val="000000" w:themeColor="text1"/>
          <w:sz w:val="24"/>
          <w:szCs w:val="24"/>
        </w:rPr>
        <w:t>Schools</w:t>
      </w:r>
      <w:r w:rsidR="00B4237F" w:rsidRPr="00857657">
        <w:rPr>
          <w:rFonts w:asciiTheme="minorHAnsi" w:hAnsiTheme="minorHAnsi" w:cstheme="minorHAnsi"/>
          <w:i/>
          <w:iCs/>
          <w:color w:val="000000" w:themeColor="text1"/>
          <w:sz w:val="24"/>
          <w:szCs w:val="24"/>
        </w:rPr>
        <w:t xml:space="preserve"> IT2000</w:t>
      </w:r>
      <w:r w:rsidR="008E5C71" w:rsidRPr="00857657">
        <w:rPr>
          <w:rFonts w:asciiTheme="minorHAnsi" w:hAnsiTheme="minorHAnsi" w:cstheme="minorHAnsi"/>
          <w:i/>
          <w:iCs/>
          <w:color w:val="000000" w:themeColor="text1"/>
          <w:sz w:val="24"/>
          <w:szCs w:val="24"/>
        </w:rPr>
        <w:t>: A Policy Framework for the New Mille</w:t>
      </w:r>
      <w:r w:rsidR="00F069D9" w:rsidRPr="00857657">
        <w:rPr>
          <w:rFonts w:asciiTheme="minorHAnsi" w:hAnsiTheme="minorHAnsi" w:cstheme="minorHAnsi"/>
          <w:i/>
          <w:iCs/>
          <w:color w:val="000000" w:themeColor="text1"/>
          <w:sz w:val="24"/>
          <w:szCs w:val="24"/>
        </w:rPr>
        <w:t>n</w:t>
      </w:r>
      <w:r w:rsidR="008E5C71" w:rsidRPr="00857657">
        <w:rPr>
          <w:rFonts w:asciiTheme="minorHAnsi" w:hAnsiTheme="minorHAnsi" w:cstheme="minorHAnsi"/>
          <w:i/>
          <w:iCs/>
          <w:color w:val="000000" w:themeColor="text1"/>
          <w:sz w:val="24"/>
          <w:szCs w:val="24"/>
        </w:rPr>
        <w:t>nium.</w:t>
      </w:r>
      <w:r w:rsidR="00C927BC" w:rsidRPr="00857657">
        <w:rPr>
          <w:rFonts w:asciiTheme="minorHAnsi" w:hAnsiTheme="minorHAnsi" w:cstheme="minorHAnsi"/>
          <w:i/>
          <w:iCs/>
          <w:color w:val="000000" w:themeColor="text1"/>
          <w:sz w:val="24"/>
          <w:szCs w:val="24"/>
        </w:rPr>
        <w:t xml:space="preserve"> </w:t>
      </w:r>
      <w:r w:rsidR="00C927BC" w:rsidRPr="00857657">
        <w:rPr>
          <w:rFonts w:asciiTheme="minorHAnsi" w:hAnsiTheme="minorHAnsi" w:cstheme="minorHAnsi"/>
          <w:color w:val="000000" w:themeColor="text1"/>
          <w:sz w:val="24"/>
          <w:szCs w:val="24"/>
        </w:rPr>
        <w:t xml:space="preserve">Dublin: </w:t>
      </w:r>
      <w:r w:rsidR="00826911" w:rsidRPr="00857657">
        <w:rPr>
          <w:rFonts w:asciiTheme="minorHAnsi" w:hAnsiTheme="minorHAnsi" w:cstheme="minorHAnsi"/>
          <w:color w:val="000000" w:themeColor="text1"/>
          <w:sz w:val="24"/>
          <w:szCs w:val="24"/>
        </w:rPr>
        <w:t>DES</w:t>
      </w:r>
      <w:r w:rsidR="00C927BC" w:rsidRPr="00857657">
        <w:rPr>
          <w:rFonts w:asciiTheme="minorHAnsi" w:hAnsiTheme="minorHAnsi" w:cstheme="minorHAnsi"/>
          <w:color w:val="000000" w:themeColor="text1"/>
          <w:sz w:val="24"/>
          <w:szCs w:val="24"/>
        </w:rPr>
        <w:t>.</w:t>
      </w:r>
      <w:r w:rsidR="00B06EBA" w:rsidRPr="00857657">
        <w:rPr>
          <w:rFonts w:asciiTheme="minorHAnsi" w:hAnsiTheme="minorHAnsi" w:cstheme="minorHAnsi"/>
          <w:color w:val="000000" w:themeColor="text1"/>
          <w:sz w:val="24"/>
          <w:szCs w:val="24"/>
        </w:rPr>
        <w:t xml:space="preserve"> </w:t>
      </w:r>
      <w:hyperlink r:id="rId10" w:history="1">
        <w:r w:rsidR="00B06EBA" w:rsidRPr="00857657">
          <w:rPr>
            <w:rStyle w:val="Hyperlink"/>
            <w:rFonts w:asciiTheme="minorHAnsi" w:hAnsiTheme="minorHAnsi" w:cstheme="minorHAnsi"/>
            <w:color w:val="000000" w:themeColor="text1"/>
            <w:sz w:val="24"/>
            <w:szCs w:val="24"/>
          </w:rPr>
          <w:t>https://www.education.ie/en/Publications/Policy-Reports/Schools-IT2000.pdf</w:t>
        </w:r>
      </w:hyperlink>
      <w:r w:rsidR="00B06EBA" w:rsidRPr="00857657">
        <w:rPr>
          <w:rFonts w:asciiTheme="minorHAnsi" w:hAnsiTheme="minorHAnsi" w:cstheme="minorHAnsi"/>
          <w:color w:val="000000" w:themeColor="text1"/>
          <w:sz w:val="24"/>
          <w:szCs w:val="24"/>
        </w:rPr>
        <w:t xml:space="preserve"> </w:t>
      </w:r>
    </w:p>
    <w:p w14:paraId="77D404DD" w14:textId="267113AF" w:rsidR="00026BD3" w:rsidRPr="00857657" w:rsidRDefault="00026BD3"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D</w:t>
      </w:r>
      <w:r w:rsidR="0031586F" w:rsidRPr="00857657">
        <w:rPr>
          <w:rFonts w:asciiTheme="minorHAnsi" w:hAnsiTheme="minorHAnsi" w:cstheme="minorHAnsi"/>
          <w:color w:val="000000" w:themeColor="text1"/>
          <w:sz w:val="24"/>
          <w:szCs w:val="24"/>
        </w:rPr>
        <w:t>epartment of Education and Science (</w:t>
      </w:r>
      <w:r w:rsidRPr="00857657">
        <w:rPr>
          <w:rFonts w:asciiTheme="minorHAnsi" w:hAnsiTheme="minorHAnsi" w:cstheme="minorHAnsi"/>
          <w:color w:val="000000" w:themeColor="text1"/>
          <w:sz w:val="24"/>
          <w:szCs w:val="24"/>
        </w:rPr>
        <w:t>2000</w:t>
      </w:r>
      <w:r w:rsidR="0031586F" w:rsidRPr="00857657">
        <w:rPr>
          <w:rFonts w:asciiTheme="minorHAnsi" w:hAnsiTheme="minorHAnsi" w:cstheme="minorHAnsi"/>
          <w:color w:val="000000" w:themeColor="text1"/>
          <w:sz w:val="24"/>
          <w:szCs w:val="24"/>
        </w:rPr>
        <w:t>)</w:t>
      </w:r>
      <w:r w:rsidR="004D6BBB" w:rsidRPr="00857657">
        <w:rPr>
          <w:rFonts w:asciiTheme="minorHAnsi" w:hAnsiTheme="minorHAnsi" w:cstheme="minorHAnsi"/>
          <w:color w:val="000000" w:themeColor="text1"/>
          <w:sz w:val="24"/>
          <w:szCs w:val="24"/>
        </w:rPr>
        <w:t xml:space="preserve"> </w:t>
      </w:r>
      <w:r w:rsidR="00733FB3" w:rsidRPr="00857657">
        <w:rPr>
          <w:rFonts w:asciiTheme="minorHAnsi" w:hAnsiTheme="minorHAnsi" w:cstheme="minorHAnsi"/>
          <w:i/>
          <w:iCs/>
          <w:color w:val="000000" w:themeColor="text1"/>
          <w:sz w:val="24"/>
          <w:szCs w:val="24"/>
        </w:rPr>
        <w:t xml:space="preserve">Blueprint for the Future of ICT in Irish Education 2001-2003. </w:t>
      </w:r>
      <w:r w:rsidR="00733FB3" w:rsidRPr="00857657">
        <w:rPr>
          <w:rFonts w:asciiTheme="minorHAnsi" w:hAnsiTheme="minorHAnsi" w:cstheme="minorHAnsi"/>
          <w:color w:val="000000" w:themeColor="text1"/>
          <w:sz w:val="24"/>
          <w:szCs w:val="24"/>
        </w:rPr>
        <w:t xml:space="preserve">Dublin: </w:t>
      </w:r>
      <w:r w:rsidR="00826911" w:rsidRPr="00857657">
        <w:rPr>
          <w:rFonts w:asciiTheme="minorHAnsi" w:hAnsiTheme="minorHAnsi" w:cstheme="minorHAnsi"/>
          <w:color w:val="000000" w:themeColor="text1"/>
          <w:sz w:val="24"/>
          <w:szCs w:val="24"/>
        </w:rPr>
        <w:t>DES</w:t>
      </w:r>
      <w:r w:rsidR="00733FB3" w:rsidRPr="00857657">
        <w:rPr>
          <w:rFonts w:asciiTheme="minorHAnsi" w:hAnsiTheme="minorHAnsi" w:cstheme="minorHAnsi"/>
          <w:color w:val="000000" w:themeColor="text1"/>
          <w:sz w:val="24"/>
          <w:szCs w:val="24"/>
        </w:rPr>
        <w:t>.</w:t>
      </w:r>
      <w:r w:rsidR="00B06EBA" w:rsidRPr="00857657">
        <w:rPr>
          <w:rFonts w:asciiTheme="minorHAnsi" w:hAnsiTheme="minorHAnsi" w:cstheme="minorHAnsi"/>
          <w:color w:val="000000" w:themeColor="text1"/>
          <w:sz w:val="24"/>
          <w:szCs w:val="24"/>
        </w:rPr>
        <w:t xml:space="preserve"> Available at: </w:t>
      </w:r>
      <w:hyperlink r:id="rId11" w:history="1">
        <w:r w:rsidR="00B06EBA" w:rsidRPr="00857657">
          <w:rPr>
            <w:rStyle w:val="Hyperlink"/>
            <w:rFonts w:asciiTheme="minorHAnsi" w:hAnsiTheme="minorHAnsi" w:cstheme="minorHAnsi"/>
            <w:color w:val="000000" w:themeColor="text1"/>
            <w:sz w:val="24"/>
            <w:szCs w:val="24"/>
          </w:rPr>
          <w:t>https://www.pdsttechnologyineducation.ie/en/PUBLICATIONS/Other-Publications-Reports/Blueprint-for-the-Future-of-ICT-in-Irish-Education.PDF</w:t>
        </w:r>
      </w:hyperlink>
      <w:r w:rsidR="00B06EBA" w:rsidRPr="00857657">
        <w:rPr>
          <w:rFonts w:asciiTheme="minorHAnsi" w:hAnsiTheme="minorHAnsi" w:cstheme="minorHAnsi"/>
          <w:color w:val="000000" w:themeColor="text1"/>
          <w:sz w:val="24"/>
          <w:szCs w:val="24"/>
        </w:rPr>
        <w:t xml:space="preserve"> </w:t>
      </w:r>
    </w:p>
    <w:p w14:paraId="27C0C2B6" w14:textId="26FB394D" w:rsidR="009A004F" w:rsidRPr="00857657" w:rsidRDefault="00655AB0"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Department of Education and </w:t>
      </w:r>
      <w:r w:rsidR="009A004F" w:rsidRPr="00857657">
        <w:rPr>
          <w:rFonts w:asciiTheme="minorHAnsi" w:hAnsiTheme="minorHAnsi" w:cstheme="minorHAnsi"/>
          <w:color w:val="000000" w:themeColor="text1"/>
          <w:sz w:val="24"/>
          <w:szCs w:val="24"/>
        </w:rPr>
        <w:t xml:space="preserve">Science (2008) </w:t>
      </w:r>
      <w:r w:rsidR="009A004F" w:rsidRPr="00857657">
        <w:rPr>
          <w:rFonts w:asciiTheme="minorHAnsi" w:hAnsiTheme="minorHAnsi" w:cstheme="minorHAnsi"/>
          <w:i/>
          <w:iCs/>
          <w:color w:val="000000" w:themeColor="text1"/>
          <w:sz w:val="24"/>
          <w:szCs w:val="24"/>
        </w:rPr>
        <w:t xml:space="preserve">Investing Effectively in ICT in Schools 2008-2013. </w:t>
      </w:r>
      <w:r w:rsidR="009A004F" w:rsidRPr="00857657">
        <w:rPr>
          <w:rFonts w:asciiTheme="minorHAnsi" w:hAnsiTheme="minorHAnsi" w:cstheme="minorHAnsi"/>
          <w:color w:val="000000" w:themeColor="text1"/>
          <w:sz w:val="24"/>
          <w:szCs w:val="24"/>
        </w:rPr>
        <w:t>Dublin:</w:t>
      </w:r>
      <w:r w:rsidR="00826911" w:rsidRPr="00857657">
        <w:rPr>
          <w:rFonts w:asciiTheme="minorHAnsi" w:hAnsiTheme="minorHAnsi" w:cstheme="minorHAnsi"/>
          <w:color w:val="000000" w:themeColor="text1"/>
          <w:sz w:val="24"/>
          <w:szCs w:val="24"/>
        </w:rPr>
        <w:t xml:space="preserve"> DES</w:t>
      </w:r>
      <w:r w:rsidR="009A004F" w:rsidRPr="00857657">
        <w:rPr>
          <w:rFonts w:asciiTheme="minorHAnsi" w:hAnsiTheme="minorHAnsi" w:cstheme="minorHAnsi"/>
          <w:color w:val="000000" w:themeColor="text1"/>
          <w:sz w:val="24"/>
          <w:szCs w:val="24"/>
        </w:rPr>
        <w:t>.</w:t>
      </w:r>
      <w:r w:rsidR="00B06EBA" w:rsidRPr="00857657">
        <w:rPr>
          <w:rFonts w:asciiTheme="minorHAnsi" w:hAnsiTheme="minorHAnsi" w:cstheme="minorHAnsi"/>
          <w:color w:val="000000" w:themeColor="text1"/>
          <w:sz w:val="24"/>
          <w:szCs w:val="24"/>
        </w:rPr>
        <w:t xml:space="preserve"> Available at: </w:t>
      </w:r>
      <w:hyperlink r:id="rId12" w:history="1">
        <w:r w:rsidR="00B06EBA" w:rsidRPr="00857657">
          <w:rPr>
            <w:rStyle w:val="Hyperlink"/>
            <w:rFonts w:asciiTheme="minorHAnsi" w:hAnsiTheme="minorHAnsi" w:cstheme="minorHAnsi"/>
            <w:color w:val="000000" w:themeColor="text1"/>
            <w:sz w:val="24"/>
            <w:szCs w:val="24"/>
          </w:rPr>
          <w:t>https://www.education.ie/en/Publications/Policy-Reports/Investing-Effectively-in-Information-and-Communication-Technology-in-Schools-2008-2013.pdf</w:t>
        </w:r>
      </w:hyperlink>
      <w:r w:rsidR="00B06EBA" w:rsidRPr="00857657">
        <w:rPr>
          <w:rFonts w:asciiTheme="minorHAnsi" w:hAnsiTheme="minorHAnsi" w:cstheme="minorHAnsi"/>
          <w:color w:val="000000" w:themeColor="text1"/>
          <w:sz w:val="24"/>
          <w:szCs w:val="24"/>
        </w:rPr>
        <w:t xml:space="preserve"> </w:t>
      </w:r>
    </w:p>
    <w:p w14:paraId="535ED214" w14:textId="7C64F603" w:rsidR="009A004F" w:rsidRPr="00857657" w:rsidRDefault="009A004F"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Department of Education and Science (2009) </w:t>
      </w:r>
      <w:r w:rsidRPr="00857657">
        <w:rPr>
          <w:rFonts w:asciiTheme="minorHAnsi" w:hAnsiTheme="minorHAnsi" w:cstheme="minorHAnsi"/>
          <w:i/>
          <w:iCs/>
          <w:color w:val="000000" w:themeColor="text1"/>
          <w:sz w:val="24"/>
          <w:szCs w:val="24"/>
        </w:rPr>
        <w:t>Smart Schools = Smart Economy.</w:t>
      </w:r>
      <w:r w:rsidR="00022F01" w:rsidRPr="00857657">
        <w:rPr>
          <w:rFonts w:asciiTheme="minorHAnsi" w:hAnsiTheme="minorHAnsi" w:cstheme="minorHAnsi"/>
          <w:i/>
          <w:iCs/>
          <w:color w:val="000000" w:themeColor="text1"/>
          <w:sz w:val="24"/>
          <w:szCs w:val="24"/>
        </w:rPr>
        <w:t xml:space="preserve"> </w:t>
      </w:r>
      <w:r w:rsidR="00022F01" w:rsidRPr="00857657">
        <w:rPr>
          <w:rFonts w:asciiTheme="minorHAnsi" w:hAnsiTheme="minorHAnsi" w:cstheme="minorHAnsi"/>
          <w:color w:val="000000" w:themeColor="text1"/>
          <w:sz w:val="24"/>
          <w:szCs w:val="24"/>
        </w:rPr>
        <w:t xml:space="preserve">Dublin: </w:t>
      </w:r>
      <w:r w:rsidR="00826911" w:rsidRPr="00857657">
        <w:rPr>
          <w:rFonts w:asciiTheme="minorHAnsi" w:hAnsiTheme="minorHAnsi" w:cstheme="minorHAnsi"/>
          <w:color w:val="000000" w:themeColor="text1"/>
          <w:sz w:val="24"/>
          <w:szCs w:val="24"/>
        </w:rPr>
        <w:t>DES</w:t>
      </w:r>
      <w:r w:rsidR="00022F01" w:rsidRPr="00857657">
        <w:rPr>
          <w:rFonts w:asciiTheme="minorHAnsi" w:hAnsiTheme="minorHAnsi" w:cstheme="minorHAnsi"/>
          <w:color w:val="000000" w:themeColor="text1"/>
          <w:sz w:val="24"/>
          <w:szCs w:val="24"/>
        </w:rPr>
        <w:t>.</w:t>
      </w:r>
      <w:r w:rsidR="00B06EBA" w:rsidRPr="00857657">
        <w:rPr>
          <w:rFonts w:asciiTheme="minorHAnsi" w:hAnsiTheme="minorHAnsi" w:cstheme="minorHAnsi"/>
          <w:color w:val="000000" w:themeColor="text1"/>
          <w:sz w:val="24"/>
          <w:szCs w:val="24"/>
        </w:rPr>
        <w:t xml:space="preserve"> Available at: </w:t>
      </w:r>
      <w:hyperlink r:id="rId13" w:history="1">
        <w:r w:rsidR="00B06EBA" w:rsidRPr="00857657">
          <w:rPr>
            <w:rStyle w:val="Hyperlink"/>
            <w:rFonts w:asciiTheme="minorHAnsi" w:hAnsiTheme="minorHAnsi" w:cstheme="minorHAnsi"/>
            <w:color w:val="000000" w:themeColor="text1"/>
            <w:sz w:val="24"/>
            <w:szCs w:val="24"/>
          </w:rPr>
          <w:t>https://www.education.ie/en/Publications/Policy-Reports/Investing-Effectively-in-Information-and-Communication-Technology-in-Schools-2008-2013.pdf</w:t>
        </w:r>
      </w:hyperlink>
      <w:r w:rsidR="00B06EBA" w:rsidRPr="00857657">
        <w:rPr>
          <w:rFonts w:asciiTheme="minorHAnsi" w:hAnsiTheme="minorHAnsi" w:cstheme="minorHAnsi"/>
          <w:color w:val="000000" w:themeColor="text1"/>
          <w:sz w:val="24"/>
          <w:szCs w:val="24"/>
        </w:rPr>
        <w:t xml:space="preserve"> </w:t>
      </w:r>
    </w:p>
    <w:p w14:paraId="0D001041" w14:textId="0FBB6D09" w:rsidR="00B06EBA" w:rsidRPr="00857657" w:rsidRDefault="00D87698"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D</w:t>
      </w:r>
      <w:r w:rsidR="000C386B" w:rsidRPr="00857657">
        <w:rPr>
          <w:rFonts w:asciiTheme="minorHAnsi" w:hAnsiTheme="minorHAnsi" w:cstheme="minorHAnsi"/>
          <w:color w:val="000000" w:themeColor="text1"/>
          <w:sz w:val="24"/>
          <w:szCs w:val="24"/>
        </w:rPr>
        <w:t>epartment of Education and Skills</w:t>
      </w:r>
      <w:r w:rsidR="00902777" w:rsidRPr="00857657">
        <w:rPr>
          <w:rFonts w:asciiTheme="minorHAnsi" w:hAnsiTheme="minorHAnsi" w:cstheme="minorHAnsi"/>
          <w:color w:val="000000" w:themeColor="text1"/>
          <w:sz w:val="24"/>
          <w:szCs w:val="24"/>
        </w:rPr>
        <w:t xml:space="preserve"> (</w:t>
      </w:r>
      <w:r w:rsidRPr="00857657">
        <w:rPr>
          <w:rFonts w:asciiTheme="minorHAnsi" w:hAnsiTheme="minorHAnsi" w:cstheme="minorHAnsi"/>
          <w:color w:val="000000" w:themeColor="text1"/>
          <w:sz w:val="24"/>
          <w:szCs w:val="24"/>
        </w:rPr>
        <w:t>2015</w:t>
      </w:r>
      <w:r w:rsidR="00902777" w:rsidRPr="00857657">
        <w:rPr>
          <w:rFonts w:asciiTheme="minorHAnsi" w:hAnsiTheme="minorHAnsi" w:cstheme="minorHAnsi"/>
          <w:color w:val="000000" w:themeColor="text1"/>
          <w:sz w:val="24"/>
          <w:szCs w:val="24"/>
        </w:rPr>
        <w:t>)</w:t>
      </w:r>
      <w:r w:rsidRPr="00857657">
        <w:rPr>
          <w:rFonts w:asciiTheme="minorHAnsi" w:hAnsiTheme="minorHAnsi" w:cstheme="minorHAnsi"/>
          <w:color w:val="000000" w:themeColor="text1"/>
          <w:sz w:val="24"/>
          <w:szCs w:val="24"/>
        </w:rPr>
        <w:t xml:space="preserve"> </w:t>
      </w:r>
      <w:r w:rsidR="00902777" w:rsidRPr="00857657">
        <w:rPr>
          <w:rFonts w:asciiTheme="minorHAnsi" w:hAnsiTheme="minorHAnsi" w:cstheme="minorHAnsi"/>
          <w:i/>
          <w:iCs/>
          <w:color w:val="000000" w:themeColor="text1"/>
          <w:sz w:val="24"/>
          <w:szCs w:val="24"/>
        </w:rPr>
        <w:t xml:space="preserve">Digital Strategy for Schools 2015-2020: Enhancing teaching, learning and assessment. </w:t>
      </w:r>
      <w:r w:rsidR="00902777" w:rsidRPr="00857657">
        <w:rPr>
          <w:rFonts w:asciiTheme="minorHAnsi" w:hAnsiTheme="minorHAnsi" w:cstheme="minorHAnsi"/>
          <w:color w:val="000000" w:themeColor="text1"/>
          <w:sz w:val="24"/>
          <w:szCs w:val="24"/>
        </w:rPr>
        <w:t xml:space="preserve">Dublin: </w:t>
      </w:r>
      <w:r w:rsidR="00826911" w:rsidRPr="00857657">
        <w:rPr>
          <w:rFonts w:asciiTheme="minorHAnsi" w:hAnsiTheme="minorHAnsi" w:cstheme="minorHAnsi"/>
          <w:color w:val="000000" w:themeColor="text1"/>
          <w:sz w:val="24"/>
          <w:szCs w:val="24"/>
        </w:rPr>
        <w:t>DES</w:t>
      </w:r>
      <w:r w:rsidR="00902777" w:rsidRPr="00857657">
        <w:rPr>
          <w:rFonts w:asciiTheme="minorHAnsi" w:hAnsiTheme="minorHAnsi" w:cstheme="minorHAnsi"/>
          <w:color w:val="000000" w:themeColor="text1"/>
          <w:sz w:val="24"/>
          <w:szCs w:val="24"/>
        </w:rPr>
        <w:t>.</w:t>
      </w:r>
      <w:r w:rsidR="00826911" w:rsidRPr="00857657">
        <w:rPr>
          <w:rFonts w:asciiTheme="minorHAnsi" w:hAnsiTheme="minorHAnsi" w:cstheme="minorHAnsi"/>
          <w:color w:val="000000" w:themeColor="text1"/>
          <w:sz w:val="24"/>
          <w:szCs w:val="24"/>
        </w:rPr>
        <w:t xml:space="preserve"> Available at:</w:t>
      </w:r>
      <w:r w:rsidR="00B06EBA" w:rsidRPr="00857657">
        <w:rPr>
          <w:rFonts w:asciiTheme="minorHAnsi" w:hAnsiTheme="minorHAnsi" w:cstheme="minorHAnsi"/>
          <w:color w:val="000000" w:themeColor="text1"/>
          <w:sz w:val="24"/>
          <w:szCs w:val="24"/>
        </w:rPr>
        <w:t xml:space="preserve"> </w:t>
      </w:r>
      <w:hyperlink r:id="rId14" w:history="1">
        <w:r w:rsidR="00B06EBA" w:rsidRPr="00857657">
          <w:rPr>
            <w:rStyle w:val="Hyperlink"/>
            <w:rFonts w:asciiTheme="minorHAnsi" w:hAnsiTheme="minorHAnsi" w:cstheme="minorHAnsi"/>
            <w:color w:val="000000" w:themeColor="text1"/>
            <w:sz w:val="24"/>
            <w:szCs w:val="24"/>
          </w:rPr>
          <w:t>https://www.education.ie/en/Publications/Policy-Reports/Digital-Strategy-for-Schools-2015-2020.pdf</w:t>
        </w:r>
      </w:hyperlink>
      <w:r w:rsidR="00B06EBA" w:rsidRPr="00857657">
        <w:rPr>
          <w:rFonts w:asciiTheme="minorHAnsi" w:hAnsiTheme="minorHAnsi" w:cstheme="minorHAnsi"/>
          <w:color w:val="000000" w:themeColor="text1"/>
          <w:sz w:val="24"/>
          <w:szCs w:val="24"/>
        </w:rPr>
        <w:t xml:space="preserve"> </w:t>
      </w:r>
    </w:p>
    <w:p w14:paraId="2452BB8D" w14:textId="008B6C31" w:rsidR="00B47806" w:rsidRPr="00857657" w:rsidRDefault="00B47806"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Department of Education and Skills (2015) </w:t>
      </w:r>
      <w:r w:rsidRPr="00857657">
        <w:rPr>
          <w:rFonts w:asciiTheme="minorHAnsi" w:hAnsiTheme="minorHAnsi" w:cstheme="minorHAnsi"/>
          <w:i/>
          <w:iCs/>
          <w:color w:val="000000" w:themeColor="text1"/>
          <w:sz w:val="24"/>
          <w:szCs w:val="24"/>
        </w:rPr>
        <w:t xml:space="preserve">Framework for Junior Cycle. </w:t>
      </w:r>
      <w:r w:rsidRPr="00857657">
        <w:rPr>
          <w:rFonts w:asciiTheme="minorHAnsi" w:hAnsiTheme="minorHAnsi" w:cstheme="minorHAnsi"/>
          <w:color w:val="000000" w:themeColor="text1"/>
          <w:sz w:val="24"/>
          <w:szCs w:val="24"/>
        </w:rPr>
        <w:t xml:space="preserve">Dublin: DES. Available at: </w:t>
      </w:r>
      <w:hyperlink r:id="rId15" w:history="1">
        <w:r w:rsidRPr="00857657">
          <w:rPr>
            <w:rStyle w:val="Hyperlink"/>
            <w:rFonts w:asciiTheme="minorHAnsi" w:hAnsiTheme="minorHAnsi" w:cstheme="minorHAnsi"/>
            <w:sz w:val="24"/>
            <w:szCs w:val="24"/>
          </w:rPr>
          <w:t>https://ncca.ie/media/3249/framework-for-junior-cycle-2015-en.pdf</w:t>
        </w:r>
      </w:hyperlink>
      <w:r w:rsidRPr="00857657">
        <w:rPr>
          <w:rFonts w:asciiTheme="minorHAnsi" w:hAnsiTheme="minorHAnsi" w:cstheme="minorHAnsi"/>
          <w:color w:val="000000" w:themeColor="text1"/>
          <w:sz w:val="24"/>
          <w:szCs w:val="24"/>
        </w:rPr>
        <w:t xml:space="preserve"> </w:t>
      </w:r>
    </w:p>
    <w:p w14:paraId="3815BC5B" w14:textId="48B2C36D" w:rsidR="00B42F77" w:rsidRPr="00857657" w:rsidRDefault="00B42F77"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lastRenderedPageBreak/>
        <w:t>Department of Education and Skills (2017)</w:t>
      </w:r>
      <w:r w:rsidR="002C08A9" w:rsidRPr="00857657">
        <w:rPr>
          <w:rFonts w:asciiTheme="minorHAnsi" w:hAnsiTheme="minorHAnsi" w:cstheme="minorHAnsi"/>
          <w:color w:val="000000" w:themeColor="text1"/>
          <w:sz w:val="24"/>
          <w:szCs w:val="24"/>
        </w:rPr>
        <w:t xml:space="preserve"> </w:t>
      </w:r>
      <w:r w:rsidR="00F51793" w:rsidRPr="00857657">
        <w:rPr>
          <w:rFonts w:asciiTheme="minorHAnsi" w:hAnsiTheme="minorHAnsi" w:cstheme="minorHAnsi"/>
          <w:i/>
          <w:iCs/>
          <w:color w:val="000000" w:themeColor="text1"/>
          <w:sz w:val="24"/>
          <w:szCs w:val="24"/>
        </w:rPr>
        <w:t>Minister Bruton launches School Excellence Fund – Digital</w:t>
      </w:r>
      <w:r w:rsidR="00F51793" w:rsidRPr="00857657">
        <w:rPr>
          <w:rFonts w:asciiTheme="minorHAnsi" w:hAnsiTheme="minorHAnsi" w:cstheme="minorHAnsi"/>
          <w:color w:val="000000" w:themeColor="text1"/>
          <w:sz w:val="24"/>
          <w:szCs w:val="24"/>
        </w:rPr>
        <w:t xml:space="preserve"> [Press </w:t>
      </w:r>
      <w:r w:rsidR="002C3FDF" w:rsidRPr="00857657">
        <w:rPr>
          <w:rFonts w:asciiTheme="minorHAnsi" w:hAnsiTheme="minorHAnsi" w:cstheme="minorHAnsi"/>
          <w:color w:val="000000" w:themeColor="text1"/>
          <w:sz w:val="24"/>
          <w:szCs w:val="24"/>
        </w:rPr>
        <w:t>R</w:t>
      </w:r>
      <w:r w:rsidR="00F51793" w:rsidRPr="00857657">
        <w:rPr>
          <w:rFonts w:asciiTheme="minorHAnsi" w:hAnsiTheme="minorHAnsi" w:cstheme="minorHAnsi"/>
          <w:color w:val="000000" w:themeColor="text1"/>
          <w:sz w:val="24"/>
          <w:szCs w:val="24"/>
        </w:rPr>
        <w:t>elease]</w:t>
      </w:r>
      <w:r w:rsidR="00F166C5" w:rsidRPr="00857657">
        <w:rPr>
          <w:rFonts w:asciiTheme="minorHAnsi" w:hAnsiTheme="minorHAnsi" w:cstheme="minorHAnsi"/>
          <w:color w:val="000000" w:themeColor="text1"/>
          <w:sz w:val="24"/>
          <w:szCs w:val="24"/>
        </w:rPr>
        <w:t>. 15th December.</w:t>
      </w:r>
      <w:r w:rsidR="002A6D1A" w:rsidRPr="00857657">
        <w:rPr>
          <w:rFonts w:asciiTheme="minorHAnsi" w:hAnsiTheme="minorHAnsi" w:cstheme="minorHAnsi"/>
          <w:color w:val="000000" w:themeColor="text1"/>
          <w:sz w:val="24"/>
          <w:szCs w:val="24"/>
        </w:rPr>
        <w:t xml:space="preserve"> Available at: </w:t>
      </w:r>
      <w:hyperlink r:id="rId16" w:history="1">
        <w:r w:rsidR="00F166C5" w:rsidRPr="00857657">
          <w:rPr>
            <w:rStyle w:val="Hyperlink"/>
            <w:rFonts w:asciiTheme="minorHAnsi" w:hAnsiTheme="minorHAnsi" w:cstheme="minorHAnsi"/>
            <w:color w:val="000000" w:themeColor="text1"/>
            <w:sz w:val="24"/>
            <w:szCs w:val="24"/>
          </w:rPr>
          <w:t>https://www.education.ie/en/Press-Events/Press-Releases/2017-Press-Releases/PR17-12-15.html</w:t>
        </w:r>
      </w:hyperlink>
      <w:r w:rsidR="00F166C5" w:rsidRPr="00857657">
        <w:rPr>
          <w:rFonts w:asciiTheme="minorHAnsi" w:hAnsiTheme="minorHAnsi" w:cstheme="minorHAnsi"/>
          <w:color w:val="000000" w:themeColor="text1"/>
          <w:sz w:val="24"/>
          <w:szCs w:val="24"/>
        </w:rPr>
        <w:t xml:space="preserve"> </w:t>
      </w:r>
    </w:p>
    <w:p w14:paraId="44893569" w14:textId="4544BE4B" w:rsidR="00F02355" w:rsidRPr="00857657" w:rsidRDefault="00F02355"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Department of Education and Skills (2019) </w:t>
      </w:r>
      <w:r w:rsidRPr="00857657">
        <w:rPr>
          <w:rFonts w:asciiTheme="minorHAnsi" w:hAnsiTheme="minorHAnsi" w:cstheme="minorHAnsi"/>
          <w:i/>
          <w:iCs/>
          <w:color w:val="000000" w:themeColor="text1"/>
          <w:sz w:val="24"/>
          <w:szCs w:val="24"/>
        </w:rPr>
        <w:t xml:space="preserve">Digital Strategy for Schools 2015-2020: Action Plan 2019. </w:t>
      </w:r>
      <w:r w:rsidRPr="00857657">
        <w:rPr>
          <w:rFonts w:asciiTheme="minorHAnsi" w:hAnsiTheme="minorHAnsi" w:cstheme="minorHAnsi"/>
          <w:color w:val="000000" w:themeColor="text1"/>
          <w:sz w:val="24"/>
          <w:szCs w:val="24"/>
        </w:rPr>
        <w:t>Dublin:</w:t>
      </w:r>
      <w:r w:rsidR="002D79A0" w:rsidRPr="00857657">
        <w:rPr>
          <w:rFonts w:asciiTheme="minorHAnsi" w:hAnsiTheme="minorHAnsi" w:cstheme="minorHAnsi"/>
          <w:color w:val="000000" w:themeColor="text1"/>
          <w:sz w:val="24"/>
          <w:szCs w:val="24"/>
        </w:rPr>
        <w:t xml:space="preserve"> </w:t>
      </w:r>
      <w:r w:rsidR="00826911" w:rsidRPr="00857657">
        <w:rPr>
          <w:rFonts w:asciiTheme="minorHAnsi" w:hAnsiTheme="minorHAnsi" w:cstheme="minorHAnsi"/>
          <w:color w:val="000000" w:themeColor="text1"/>
          <w:sz w:val="24"/>
          <w:szCs w:val="24"/>
        </w:rPr>
        <w:t>DES</w:t>
      </w:r>
      <w:r w:rsidR="002D79A0" w:rsidRPr="00857657">
        <w:rPr>
          <w:rFonts w:asciiTheme="minorHAnsi" w:hAnsiTheme="minorHAnsi" w:cstheme="minorHAnsi"/>
          <w:color w:val="000000" w:themeColor="text1"/>
          <w:sz w:val="24"/>
          <w:szCs w:val="24"/>
        </w:rPr>
        <w:t>.</w:t>
      </w:r>
      <w:r w:rsidR="00826911" w:rsidRPr="00857657">
        <w:rPr>
          <w:rFonts w:asciiTheme="minorHAnsi" w:hAnsiTheme="minorHAnsi" w:cstheme="minorHAnsi"/>
          <w:color w:val="000000" w:themeColor="text1"/>
          <w:sz w:val="24"/>
          <w:szCs w:val="24"/>
        </w:rPr>
        <w:t xml:space="preserve"> Available at: </w:t>
      </w:r>
      <w:hyperlink r:id="rId17" w:history="1">
        <w:r w:rsidR="00B06EBA" w:rsidRPr="00857657">
          <w:rPr>
            <w:rStyle w:val="Hyperlink"/>
            <w:rFonts w:asciiTheme="minorHAnsi" w:hAnsiTheme="minorHAnsi" w:cstheme="minorHAnsi"/>
            <w:color w:val="000000" w:themeColor="text1"/>
            <w:sz w:val="24"/>
            <w:szCs w:val="24"/>
          </w:rPr>
          <w:t>https://www.education.ie/en/Publications/Policy-Reports/digital-strategy-action-plan-2019.pdf</w:t>
        </w:r>
      </w:hyperlink>
      <w:r w:rsidR="00B06EBA" w:rsidRPr="00857657">
        <w:rPr>
          <w:rFonts w:asciiTheme="minorHAnsi" w:hAnsiTheme="minorHAnsi" w:cstheme="minorHAnsi"/>
          <w:color w:val="000000" w:themeColor="text1"/>
          <w:sz w:val="24"/>
          <w:szCs w:val="24"/>
        </w:rPr>
        <w:t xml:space="preserve"> </w:t>
      </w:r>
    </w:p>
    <w:p w14:paraId="7661A063" w14:textId="31C65B0E" w:rsidR="00D87698" w:rsidRPr="00857657" w:rsidRDefault="00D87698"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D</w:t>
      </w:r>
      <w:r w:rsidR="005665EB" w:rsidRPr="00857657">
        <w:rPr>
          <w:rFonts w:asciiTheme="minorHAnsi" w:hAnsiTheme="minorHAnsi" w:cstheme="minorHAnsi"/>
          <w:color w:val="000000" w:themeColor="text1"/>
          <w:sz w:val="24"/>
          <w:szCs w:val="24"/>
        </w:rPr>
        <w:t>epartment of Education and Skills (2</w:t>
      </w:r>
      <w:r w:rsidRPr="00857657">
        <w:rPr>
          <w:rFonts w:asciiTheme="minorHAnsi" w:hAnsiTheme="minorHAnsi" w:cstheme="minorHAnsi"/>
          <w:color w:val="000000" w:themeColor="text1"/>
          <w:sz w:val="24"/>
          <w:szCs w:val="24"/>
        </w:rPr>
        <w:t>020</w:t>
      </w:r>
      <w:r w:rsidR="005665EB" w:rsidRPr="00857657">
        <w:rPr>
          <w:rFonts w:asciiTheme="minorHAnsi" w:hAnsiTheme="minorHAnsi" w:cstheme="minorHAnsi"/>
          <w:color w:val="000000" w:themeColor="text1"/>
          <w:sz w:val="24"/>
          <w:szCs w:val="24"/>
        </w:rPr>
        <w:t>)</w:t>
      </w:r>
      <w:r w:rsidRPr="00857657">
        <w:rPr>
          <w:rFonts w:asciiTheme="minorHAnsi" w:hAnsiTheme="minorHAnsi" w:cstheme="minorHAnsi"/>
          <w:color w:val="000000" w:themeColor="text1"/>
          <w:sz w:val="24"/>
          <w:szCs w:val="24"/>
        </w:rPr>
        <w:t xml:space="preserve"> </w:t>
      </w:r>
      <w:r w:rsidR="000A11D9" w:rsidRPr="00857657">
        <w:rPr>
          <w:rFonts w:asciiTheme="minorHAnsi" w:hAnsiTheme="minorHAnsi" w:cstheme="minorHAnsi"/>
          <w:i/>
          <w:iCs/>
          <w:color w:val="000000" w:themeColor="text1"/>
          <w:sz w:val="24"/>
          <w:szCs w:val="24"/>
        </w:rPr>
        <w:t xml:space="preserve">Circular 0031: </w:t>
      </w:r>
      <w:r w:rsidR="00FB7E7F" w:rsidRPr="00857657">
        <w:rPr>
          <w:rFonts w:asciiTheme="minorHAnsi" w:hAnsiTheme="minorHAnsi" w:cstheme="minorHAnsi"/>
          <w:i/>
          <w:iCs/>
          <w:color w:val="000000" w:themeColor="text1"/>
          <w:sz w:val="24"/>
          <w:szCs w:val="24"/>
        </w:rPr>
        <w:t>Grant Scheme for ICT Infrastructure – 2019/2020 School Year</w:t>
      </w:r>
      <w:r w:rsidR="000A11D9" w:rsidRPr="00857657">
        <w:rPr>
          <w:rFonts w:asciiTheme="minorHAnsi" w:hAnsiTheme="minorHAnsi" w:cstheme="minorHAnsi"/>
          <w:i/>
          <w:iCs/>
          <w:color w:val="000000" w:themeColor="text1"/>
          <w:sz w:val="24"/>
          <w:szCs w:val="24"/>
        </w:rPr>
        <w:t xml:space="preserve">. </w:t>
      </w:r>
      <w:r w:rsidR="00B47806" w:rsidRPr="00857657">
        <w:rPr>
          <w:rFonts w:asciiTheme="minorHAnsi" w:hAnsiTheme="minorHAnsi" w:cstheme="minorHAnsi"/>
          <w:color w:val="000000" w:themeColor="text1"/>
          <w:sz w:val="24"/>
          <w:szCs w:val="24"/>
        </w:rPr>
        <w:t xml:space="preserve">Dublin: DES. </w:t>
      </w:r>
      <w:r w:rsidR="000A11D9" w:rsidRPr="00857657">
        <w:rPr>
          <w:rFonts w:asciiTheme="minorHAnsi" w:hAnsiTheme="minorHAnsi" w:cstheme="minorHAnsi"/>
          <w:color w:val="000000" w:themeColor="text1"/>
          <w:sz w:val="24"/>
          <w:szCs w:val="24"/>
        </w:rPr>
        <w:t>Available at:</w:t>
      </w:r>
      <w:r w:rsidR="00634E82" w:rsidRPr="00857657">
        <w:rPr>
          <w:rFonts w:asciiTheme="minorHAnsi" w:hAnsiTheme="minorHAnsi" w:cstheme="minorHAnsi"/>
          <w:color w:val="000000" w:themeColor="text1"/>
          <w:sz w:val="24"/>
          <w:szCs w:val="24"/>
        </w:rPr>
        <w:t xml:space="preserve"> </w:t>
      </w:r>
      <w:hyperlink r:id="rId18" w:history="1">
        <w:r w:rsidR="00634E82" w:rsidRPr="00857657">
          <w:rPr>
            <w:rStyle w:val="Hyperlink"/>
            <w:rFonts w:asciiTheme="minorHAnsi" w:hAnsiTheme="minorHAnsi" w:cstheme="minorHAnsi"/>
            <w:color w:val="000000" w:themeColor="text1"/>
            <w:sz w:val="24"/>
            <w:szCs w:val="24"/>
          </w:rPr>
          <w:t>https://www.education.ie/en/Circulars-and-Forms/Active-Circulars/cl0031_2020.pdf</w:t>
        </w:r>
      </w:hyperlink>
      <w:r w:rsidR="00826911" w:rsidRPr="00857657">
        <w:rPr>
          <w:rFonts w:asciiTheme="minorHAnsi" w:hAnsiTheme="minorHAnsi" w:cstheme="minorHAnsi"/>
          <w:color w:val="000000" w:themeColor="text1"/>
          <w:sz w:val="24"/>
          <w:szCs w:val="24"/>
        </w:rPr>
        <w:t xml:space="preserve"> </w:t>
      </w:r>
    </w:p>
    <w:p w14:paraId="3A3AFD2A" w14:textId="5A7E9194" w:rsidR="00174B35" w:rsidRDefault="00506E18" w:rsidP="00A70E6A">
      <w:pPr>
        <w:autoSpaceDE w:val="0"/>
        <w:adjustRightInd w:val="0"/>
        <w:spacing w:line="360" w:lineRule="auto"/>
        <w:ind w:hanging="720"/>
        <w:rPr>
          <w:ins w:id="432" w:author="MAC LIATHAIN, CIAN" w:date="2021-03-11T15:42:00Z"/>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Dijk, </w:t>
      </w:r>
      <w:r w:rsidR="001B4C65" w:rsidRPr="00857657">
        <w:rPr>
          <w:rFonts w:asciiTheme="minorHAnsi" w:hAnsiTheme="minorHAnsi" w:cstheme="minorHAnsi"/>
          <w:color w:val="000000" w:themeColor="text1"/>
          <w:sz w:val="24"/>
          <w:szCs w:val="24"/>
        </w:rPr>
        <w:t xml:space="preserve">J. V. &amp; Hacker, K. (2003) ‘The digital divide as a complex and dynamic phenomenon’, </w:t>
      </w:r>
      <w:r w:rsidR="001B4C65" w:rsidRPr="00857657">
        <w:rPr>
          <w:rFonts w:asciiTheme="minorHAnsi" w:hAnsiTheme="minorHAnsi" w:cstheme="minorHAnsi"/>
          <w:i/>
          <w:iCs/>
          <w:color w:val="000000" w:themeColor="text1"/>
          <w:sz w:val="24"/>
          <w:szCs w:val="24"/>
        </w:rPr>
        <w:t>The information society</w:t>
      </w:r>
      <w:r w:rsidR="00174B35" w:rsidRPr="00857657">
        <w:rPr>
          <w:rFonts w:asciiTheme="minorHAnsi" w:hAnsiTheme="minorHAnsi" w:cstheme="minorHAnsi"/>
          <w:i/>
          <w:iCs/>
          <w:color w:val="000000" w:themeColor="text1"/>
          <w:sz w:val="24"/>
          <w:szCs w:val="24"/>
        </w:rPr>
        <w:t xml:space="preserve">, </w:t>
      </w:r>
      <w:r w:rsidR="00174B35" w:rsidRPr="00857657">
        <w:rPr>
          <w:rFonts w:asciiTheme="minorHAnsi" w:hAnsiTheme="minorHAnsi" w:cstheme="minorHAnsi"/>
          <w:color w:val="000000" w:themeColor="text1"/>
          <w:sz w:val="24"/>
          <w:szCs w:val="24"/>
        </w:rPr>
        <w:t xml:space="preserve">19(4), </w:t>
      </w:r>
      <w:r w:rsidR="00826911" w:rsidRPr="00857657">
        <w:rPr>
          <w:rFonts w:asciiTheme="minorHAnsi" w:hAnsiTheme="minorHAnsi" w:cstheme="minorHAnsi"/>
          <w:color w:val="000000" w:themeColor="text1"/>
          <w:sz w:val="24"/>
          <w:szCs w:val="24"/>
        </w:rPr>
        <w:t>pp.</w:t>
      </w:r>
      <w:r w:rsidR="00174B35" w:rsidRPr="00857657">
        <w:rPr>
          <w:rFonts w:asciiTheme="minorHAnsi" w:hAnsiTheme="minorHAnsi" w:cstheme="minorHAnsi"/>
          <w:color w:val="000000" w:themeColor="text1"/>
          <w:sz w:val="24"/>
          <w:szCs w:val="24"/>
        </w:rPr>
        <w:t>315-326.</w:t>
      </w:r>
    </w:p>
    <w:p w14:paraId="44A3C098" w14:textId="35C64CE7" w:rsidR="00E43582" w:rsidRPr="00E43582" w:rsidRDefault="00E43582" w:rsidP="00A70E6A">
      <w:pPr>
        <w:autoSpaceDE w:val="0"/>
        <w:adjustRightInd w:val="0"/>
        <w:spacing w:line="360" w:lineRule="auto"/>
        <w:ind w:hanging="720"/>
        <w:rPr>
          <w:rFonts w:asciiTheme="minorHAnsi" w:hAnsiTheme="minorHAnsi" w:cstheme="minorHAnsi"/>
          <w:color w:val="000000" w:themeColor="text1"/>
          <w:sz w:val="24"/>
          <w:szCs w:val="24"/>
        </w:rPr>
      </w:pPr>
      <w:ins w:id="433" w:author="MAC LIATHAIN, CIAN" w:date="2021-03-11T15:42:00Z">
        <w:r w:rsidRPr="00E43582">
          <w:rPr>
            <w:rFonts w:asciiTheme="minorHAnsi" w:hAnsiTheme="minorHAnsi" w:cstheme="minorHAnsi"/>
            <w:color w:val="000000" w:themeColor="text1"/>
            <w:sz w:val="24"/>
            <w:szCs w:val="24"/>
          </w:rPr>
          <w:t>Donnelly, D</w:t>
        </w:r>
        <w:r>
          <w:rPr>
            <w:rFonts w:asciiTheme="minorHAnsi" w:hAnsiTheme="minorHAnsi" w:cstheme="minorHAnsi"/>
            <w:color w:val="000000" w:themeColor="text1"/>
            <w:sz w:val="24"/>
            <w:szCs w:val="24"/>
          </w:rPr>
          <w:t>.</w:t>
        </w:r>
        <w:r w:rsidRPr="00E43582">
          <w:rPr>
            <w:rFonts w:asciiTheme="minorHAnsi" w:hAnsiTheme="minorHAnsi" w:cstheme="minorHAnsi"/>
            <w:color w:val="000000" w:themeColor="text1"/>
            <w:sz w:val="24"/>
            <w:szCs w:val="24"/>
          </w:rPr>
          <w:t>, McGarr, O</w:t>
        </w:r>
        <w:r>
          <w:rPr>
            <w:rFonts w:asciiTheme="minorHAnsi" w:hAnsiTheme="minorHAnsi" w:cstheme="minorHAnsi"/>
            <w:color w:val="000000" w:themeColor="text1"/>
            <w:sz w:val="24"/>
            <w:szCs w:val="24"/>
          </w:rPr>
          <w:t>.</w:t>
        </w:r>
        <w:r w:rsidRPr="00E43582">
          <w:rPr>
            <w:rFonts w:asciiTheme="minorHAnsi" w:hAnsiTheme="minorHAnsi" w:cstheme="minorHAnsi"/>
            <w:color w:val="000000" w:themeColor="text1"/>
            <w:sz w:val="24"/>
            <w:szCs w:val="24"/>
          </w:rPr>
          <w:t xml:space="preserve"> &amp; O’Reilly, J</w:t>
        </w:r>
        <w:r>
          <w:rPr>
            <w:rFonts w:asciiTheme="minorHAnsi" w:hAnsiTheme="minorHAnsi" w:cstheme="minorHAnsi"/>
            <w:color w:val="000000" w:themeColor="text1"/>
            <w:sz w:val="24"/>
            <w:szCs w:val="24"/>
          </w:rPr>
          <w:t>.</w:t>
        </w:r>
        <w:r w:rsidRPr="00E43582">
          <w:rPr>
            <w:rFonts w:asciiTheme="minorHAnsi" w:hAnsiTheme="minorHAnsi" w:cstheme="minorHAnsi"/>
            <w:color w:val="000000" w:themeColor="text1"/>
            <w:sz w:val="24"/>
            <w:szCs w:val="24"/>
          </w:rPr>
          <w:t xml:space="preserve"> </w:t>
        </w:r>
        <w:r>
          <w:rPr>
            <w:rFonts w:asciiTheme="minorHAnsi" w:hAnsiTheme="minorHAnsi" w:cstheme="minorHAnsi"/>
            <w:color w:val="000000" w:themeColor="text1"/>
            <w:sz w:val="24"/>
            <w:szCs w:val="24"/>
          </w:rPr>
          <w:t>(</w:t>
        </w:r>
        <w:r w:rsidRPr="00E43582">
          <w:rPr>
            <w:rFonts w:asciiTheme="minorHAnsi" w:hAnsiTheme="minorHAnsi" w:cstheme="minorHAnsi"/>
            <w:color w:val="000000" w:themeColor="text1"/>
            <w:sz w:val="24"/>
            <w:szCs w:val="24"/>
          </w:rPr>
          <w:t>2011</w:t>
        </w:r>
        <w:r>
          <w:rPr>
            <w:rFonts w:asciiTheme="minorHAnsi" w:hAnsiTheme="minorHAnsi" w:cstheme="minorHAnsi"/>
            <w:color w:val="000000" w:themeColor="text1"/>
            <w:sz w:val="24"/>
            <w:szCs w:val="24"/>
          </w:rPr>
          <w:t>)</w:t>
        </w:r>
        <w:r w:rsidRPr="00E43582">
          <w:rPr>
            <w:rFonts w:asciiTheme="minorHAnsi" w:hAnsiTheme="minorHAnsi" w:cstheme="minorHAnsi"/>
            <w:color w:val="000000" w:themeColor="text1"/>
            <w:sz w:val="24"/>
            <w:szCs w:val="24"/>
          </w:rPr>
          <w:t xml:space="preserve"> </w:t>
        </w:r>
      </w:ins>
      <w:ins w:id="434" w:author="MAC LIATHAIN, CIAN" w:date="2021-03-11T15:43:00Z">
        <w:r>
          <w:rPr>
            <w:rFonts w:asciiTheme="minorHAnsi" w:hAnsiTheme="minorHAnsi" w:cstheme="minorHAnsi"/>
            <w:color w:val="000000" w:themeColor="text1"/>
            <w:sz w:val="24"/>
            <w:szCs w:val="24"/>
          </w:rPr>
          <w:t>‘</w:t>
        </w:r>
      </w:ins>
      <w:ins w:id="435" w:author="MAC LIATHAIN, CIAN" w:date="2021-03-11T15:42:00Z">
        <w:r w:rsidRPr="00E43582">
          <w:rPr>
            <w:rFonts w:asciiTheme="minorHAnsi" w:hAnsiTheme="minorHAnsi" w:cstheme="minorHAnsi"/>
            <w:color w:val="000000" w:themeColor="text1"/>
            <w:sz w:val="24"/>
            <w:szCs w:val="24"/>
          </w:rPr>
          <w:t>A framework for teachers’ integration of ICT into their classroom practice</w:t>
        </w:r>
      </w:ins>
      <w:ins w:id="436" w:author="MAC LIATHAIN, CIAN" w:date="2021-03-11T15:43:00Z">
        <w:r>
          <w:rPr>
            <w:rFonts w:asciiTheme="minorHAnsi" w:hAnsiTheme="minorHAnsi" w:cstheme="minorHAnsi"/>
            <w:color w:val="000000" w:themeColor="text1"/>
            <w:sz w:val="24"/>
            <w:szCs w:val="24"/>
          </w:rPr>
          <w:t>’,</w:t>
        </w:r>
      </w:ins>
      <w:ins w:id="437" w:author="MAC LIATHAIN, CIAN" w:date="2021-03-11T15:42:00Z">
        <w:r w:rsidRPr="00E43582">
          <w:rPr>
            <w:rFonts w:asciiTheme="minorHAnsi" w:hAnsiTheme="minorHAnsi" w:cstheme="minorHAnsi"/>
            <w:color w:val="000000" w:themeColor="text1"/>
            <w:sz w:val="24"/>
            <w:szCs w:val="24"/>
          </w:rPr>
          <w:t xml:space="preserve"> </w:t>
        </w:r>
        <w:r w:rsidRPr="00E43582">
          <w:rPr>
            <w:rFonts w:asciiTheme="minorHAnsi" w:hAnsiTheme="minorHAnsi" w:cstheme="minorHAnsi"/>
            <w:i/>
            <w:iCs/>
            <w:color w:val="000000" w:themeColor="text1"/>
            <w:sz w:val="24"/>
            <w:szCs w:val="24"/>
            <w:rPrChange w:id="438" w:author="MAC LIATHAIN, CIAN" w:date="2021-03-11T15:43:00Z">
              <w:rPr>
                <w:rFonts w:asciiTheme="minorHAnsi" w:hAnsiTheme="minorHAnsi" w:cstheme="minorHAnsi"/>
                <w:color w:val="000000" w:themeColor="text1"/>
                <w:sz w:val="24"/>
                <w:szCs w:val="24"/>
              </w:rPr>
            </w:rPrChange>
          </w:rPr>
          <w:t xml:space="preserve">Computers and </w:t>
        </w:r>
      </w:ins>
      <w:ins w:id="439" w:author="MAC LIATHAIN, CIAN" w:date="2021-03-11T15:43:00Z">
        <w:r>
          <w:rPr>
            <w:rFonts w:asciiTheme="minorHAnsi" w:hAnsiTheme="minorHAnsi" w:cstheme="minorHAnsi"/>
            <w:i/>
            <w:iCs/>
            <w:color w:val="000000" w:themeColor="text1"/>
            <w:sz w:val="24"/>
            <w:szCs w:val="24"/>
          </w:rPr>
          <w:t>E</w:t>
        </w:r>
      </w:ins>
      <w:ins w:id="440" w:author="MAC LIATHAIN, CIAN" w:date="2021-03-11T15:42:00Z">
        <w:r w:rsidRPr="00E43582">
          <w:rPr>
            <w:rFonts w:asciiTheme="minorHAnsi" w:hAnsiTheme="minorHAnsi" w:cstheme="minorHAnsi"/>
            <w:i/>
            <w:iCs/>
            <w:color w:val="000000" w:themeColor="text1"/>
            <w:sz w:val="24"/>
            <w:szCs w:val="24"/>
            <w:rPrChange w:id="441" w:author="MAC LIATHAIN, CIAN" w:date="2021-03-11T15:43:00Z">
              <w:rPr>
                <w:rFonts w:asciiTheme="minorHAnsi" w:hAnsiTheme="minorHAnsi" w:cstheme="minorHAnsi"/>
                <w:color w:val="000000" w:themeColor="text1"/>
                <w:sz w:val="24"/>
                <w:szCs w:val="24"/>
              </w:rPr>
            </w:rPrChange>
          </w:rPr>
          <w:t>ducation</w:t>
        </w:r>
        <w:r w:rsidRPr="00E43582">
          <w:rPr>
            <w:rFonts w:asciiTheme="minorHAnsi" w:hAnsiTheme="minorHAnsi" w:cstheme="minorHAnsi"/>
            <w:color w:val="000000" w:themeColor="text1"/>
            <w:sz w:val="24"/>
            <w:szCs w:val="24"/>
          </w:rPr>
          <w:t>, 57(2), pp.1469–1483.</w:t>
        </w:r>
      </w:ins>
    </w:p>
    <w:p w14:paraId="013C0458" w14:textId="29E3F4F5" w:rsidR="00250851" w:rsidRPr="00857657" w:rsidRDefault="00250851"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Drijvers, P., Ball, L., Barzel, B., Heid, M. K., Cao, Y. &amp; Maschietto, M. (2016) ‘Uses of Technology in Lower Secondary Mathematics Education: A Concise Topical Study’, </w:t>
      </w:r>
      <w:r w:rsidRPr="00857657">
        <w:rPr>
          <w:rFonts w:asciiTheme="minorHAnsi" w:hAnsiTheme="minorHAnsi" w:cstheme="minorHAnsi"/>
          <w:i/>
          <w:iCs/>
          <w:color w:val="000000" w:themeColor="text1"/>
          <w:sz w:val="24"/>
          <w:szCs w:val="24"/>
        </w:rPr>
        <w:t>ICME-13 Topical Surveys.</w:t>
      </w:r>
      <w:r w:rsidR="00414189" w:rsidRPr="00857657">
        <w:rPr>
          <w:rFonts w:asciiTheme="minorHAnsi" w:hAnsiTheme="minorHAnsi" w:cstheme="minorHAnsi"/>
          <w:color w:val="000000" w:themeColor="text1"/>
          <w:sz w:val="24"/>
          <w:szCs w:val="24"/>
        </w:rPr>
        <w:t xml:space="preserve"> pp.1-34.</w:t>
      </w:r>
    </w:p>
    <w:p w14:paraId="639F8435" w14:textId="5E9CB5C9" w:rsidR="00250851" w:rsidRPr="00857657" w:rsidRDefault="00826911"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Durkheim, E. (1956) </w:t>
      </w:r>
      <w:r w:rsidRPr="00857657">
        <w:rPr>
          <w:rFonts w:asciiTheme="minorHAnsi" w:hAnsiTheme="minorHAnsi" w:cstheme="minorHAnsi"/>
          <w:i/>
          <w:iCs/>
          <w:color w:val="000000" w:themeColor="text1"/>
          <w:sz w:val="24"/>
          <w:szCs w:val="24"/>
        </w:rPr>
        <w:t xml:space="preserve">Education and sociology. </w:t>
      </w:r>
      <w:r w:rsidRPr="00857657">
        <w:rPr>
          <w:rFonts w:asciiTheme="minorHAnsi" w:hAnsiTheme="minorHAnsi" w:cstheme="minorHAnsi"/>
          <w:color w:val="000000" w:themeColor="text1"/>
          <w:sz w:val="24"/>
          <w:szCs w:val="24"/>
        </w:rPr>
        <w:t>New York: Free Press.</w:t>
      </w:r>
    </w:p>
    <w:p w14:paraId="342FA3A2" w14:textId="5E61A90F" w:rsidR="00427356" w:rsidRPr="00857657" w:rsidRDefault="00427356"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Ertmer, P.</w:t>
      </w:r>
      <w:r w:rsidR="005C5584" w:rsidRPr="00857657">
        <w:rPr>
          <w:rFonts w:asciiTheme="minorHAnsi" w:hAnsiTheme="minorHAnsi" w:cstheme="minorHAnsi"/>
          <w:color w:val="000000" w:themeColor="text1"/>
          <w:sz w:val="24"/>
          <w:szCs w:val="24"/>
        </w:rPr>
        <w:t xml:space="preserve"> A.</w:t>
      </w:r>
      <w:r w:rsidRPr="00857657">
        <w:rPr>
          <w:rFonts w:asciiTheme="minorHAnsi" w:hAnsiTheme="minorHAnsi" w:cstheme="minorHAnsi"/>
          <w:color w:val="000000" w:themeColor="text1"/>
          <w:sz w:val="24"/>
          <w:szCs w:val="24"/>
        </w:rPr>
        <w:t>, Ottenbreit-Leftwich, A.</w:t>
      </w:r>
      <w:r w:rsidR="005057B5" w:rsidRPr="00857657">
        <w:rPr>
          <w:rFonts w:asciiTheme="minorHAnsi" w:hAnsiTheme="minorHAnsi" w:cstheme="minorHAnsi"/>
          <w:color w:val="000000" w:themeColor="text1"/>
          <w:sz w:val="24"/>
          <w:szCs w:val="24"/>
        </w:rPr>
        <w:t xml:space="preserve"> T.</w:t>
      </w:r>
      <w:r w:rsidRPr="00857657">
        <w:rPr>
          <w:rFonts w:asciiTheme="minorHAnsi" w:hAnsiTheme="minorHAnsi" w:cstheme="minorHAnsi"/>
          <w:color w:val="000000" w:themeColor="text1"/>
          <w:sz w:val="24"/>
          <w:szCs w:val="24"/>
        </w:rPr>
        <w:t xml:space="preserve">, Sadik, O., Sendurur, E. &amp; Sendurur, P. (2012) ‘Teacher beliefs and technology integration practices: A critical relationship’, </w:t>
      </w:r>
      <w:r w:rsidRPr="00857657">
        <w:rPr>
          <w:rFonts w:asciiTheme="minorHAnsi" w:hAnsiTheme="minorHAnsi" w:cstheme="minorHAnsi"/>
          <w:i/>
          <w:iCs/>
          <w:color w:val="000000" w:themeColor="text1"/>
          <w:sz w:val="24"/>
          <w:szCs w:val="24"/>
        </w:rPr>
        <w:t>Computers &amp; Education</w:t>
      </w:r>
      <w:r w:rsidR="00AF38CA" w:rsidRPr="00857657">
        <w:rPr>
          <w:rFonts w:asciiTheme="minorHAnsi" w:hAnsiTheme="minorHAnsi" w:cstheme="minorHAnsi"/>
          <w:i/>
          <w:iCs/>
          <w:color w:val="000000" w:themeColor="text1"/>
          <w:sz w:val="24"/>
          <w:szCs w:val="24"/>
        </w:rPr>
        <w:t xml:space="preserve">, </w:t>
      </w:r>
      <w:r w:rsidR="00AF38CA" w:rsidRPr="00857657">
        <w:rPr>
          <w:rFonts w:asciiTheme="minorHAnsi" w:hAnsiTheme="minorHAnsi" w:cstheme="minorHAnsi"/>
          <w:color w:val="000000" w:themeColor="text1"/>
          <w:sz w:val="24"/>
          <w:szCs w:val="24"/>
        </w:rPr>
        <w:t>59, pp.423-435.</w:t>
      </w:r>
    </w:p>
    <w:p w14:paraId="6F531E26" w14:textId="232B4F60" w:rsidR="00D16937" w:rsidRPr="00857657" w:rsidRDefault="00D16937"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Gilleece, L., Shiel, G., Perkins, R. &amp; Proctor, M. (2009) </w:t>
      </w:r>
      <w:r w:rsidRPr="00857657">
        <w:rPr>
          <w:rFonts w:asciiTheme="minorHAnsi" w:hAnsiTheme="minorHAnsi" w:cstheme="minorHAnsi"/>
          <w:i/>
          <w:iCs/>
          <w:color w:val="000000" w:themeColor="text1"/>
          <w:sz w:val="24"/>
          <w:szCs w:val="24"/>
        </w:rPr>
        <w:t>Teaching and learning International Survey (2008): National Report for Ireland.</w:t>
      </w:r>
      <w:r w:rsidR="000346C4" w:rsidRPr="00857657">
        <w:rPr>
          <w:rFonts w:asciiTheme="minorHAnsi" w:hAnsiTheme="minorHAnsi" w:cstheme="minorHAnsi"/>
          <w:i/>
          <w:iCs/>
          <w:color w:val="000000" w:themeColor="text1"/>
          <w:sz w:val="24"/>
          <w:szCs w:val="24"/>
        </w:rPr>
        <w:t xml:space="preserve"> </w:t>
      </w:r>
      <w:r w:rsidR="000346C4" w:rsidRPr="00857657">
        <w:rPr>
          <w:rFonts w:asciiTheme="minorHAnsi" w:hAnsiTheme="minorHAnsi" w:cstheme="minorHAnsi"/>
          <w:color w:val="000000" w:themeColor="text1"/>
          <w:sz w:val="24"/>
          <w:szCs w:val="24"/>
        </w:rPr>
        <w:t xml:space="preserve">Dublin: </w:t>
      </w:r>
      <w:r w:rsidR="007E1943" w:rsidRPr="00857657">
        <w:rPr>
          <w:rFonts w:asciiTheme="minorHAnsi" w:hAnsiTheme="minorHAnsi" w:cstheme="minorHAnsi"/>
          <w:color w:val="000000" w:themeColor="text1"/>
          <w:sz w:val="24"/>
          <w:szCs w:val="24"/>
        </w:rPr>
        <w:t>Educational Research Centre.</w:t>
      </w:r>
      <w:r w:rsidR="00BA5C22" w:rsidRPr="00857657">
        <w:rPr>
          <w:rFonts w:asciiTheme="minorHAnsi" w:hAnsiTheme="minorHAnsi" w:cstheme="minorHAnsi"/>
          <w:color w:val="000000" w:themeColor="text1"/>
          <w:sz w:val="24"/>
          <w:szCs w:val="24"/>
        </w:rPr>
        <w:t xml:space="preserve"> Available at: </w:t>
      </w:r>
      <w:hyperlink r:id="rId19" w:history="1">
        <w:r w:rsidR="009E1802" w:rsidRPr="00857657">
          <w:rPr>
            <w:rStyle w:val="Hyperlink"/>
            <w:rFonts w:asciiTheme="minorHAnsi" w:hAnsiTheme="minorHAnsi" w:cstheme="minorHAnsi"/>
            <w:color w:val="000000" w:themeColor="text1"/>
            <w:sz w:val="24"/>
            <w:szCs w:val="24"/>
          </w:rPr>
          <w:t>www.erc.ie/documents/talis_national_report_2009.pdf</w:t>
        </w:r>
      </w:hyperlink>
      <w:r w:rsidR="009E1802" w:rsidRPr="00857657">
        <w:rPr>
          <w:rFonts w:asciiTheme="minorHAnsi" w:hAnsiTheme="minorHAnsi" w:cstheme="minorHAnsi"/>
          <w:color w:val="000000" w:themeColor="text1"/>
          <w:sz w:val="24"/>
          <w:szCs w:val="24"/>
        </w:rPr>
        <w:t xml:space="preserve"> </w:t>
      </w:r>
    </w:p>
    <w:p w14:paraId="3E78C991" w14:textId="1209AF5F" w:rsidR="00026BD3" w:rsidRPr="00857657" w:rsidRDefault="00026BD3"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Gilakanji</w:t>
      </w:r>
      <w:r w:rsidR="00FA47D3" w:rsidRPr="00857657">
        <w:rPr>
          <w:rFonts w:asciiTheme="minorHAnsi" w:hAnsiTheme="minorHAnsi" w:cstheme="minorHAnsi"/>
          <w:color w:val="000000" w:themeColor="text1"/>
          <w:sz w:val="24"/>
          <w:szCs w:val="24"/>
        </w:rPr>
        <w:t xml:space="preserve">, </w:t>
      </w:r>
      <w:r w:rsidR="00B414BF" w:rsidRPr="00857657">
        <w:rPr>
          <w:rFonts w:asciiTheme="minorHAnsi" w:hAnsiTheme="minorHAnsi" w:cstheme="minorHAnsi"/>
          <w:color w:val="000000" w:themeColor="text1"/>
          <w:sz w:val="24"/>
          <w:szCs w:val="24"/>
        </w:rPr>
        <w:t>A. P., Leong, L. M.</w:t>
      </w:r>
      <w:r w:rsidR="00641903" w:rsidRPr="00857657">
        <w:rPr>
          <w:rFonts w:asciiTheme="minorHAnsi" w:hAnsiTheme="minorHAnsi" w:cstheme="minorHAnsi"/>
          <w:color w:val="000000" w:themeColor="text1"/>
          <w:sz w:val="24"/>
          <w:szCs w:val="24"/>
        </w:rPr>
        <w:t xml:space="preserve"> &amp;</w:t>
      </w:r>
      <w:r w:rsidR="00B414BF" w:rsidRPr="00857657">
        <w:rPr>
          <w:rFonts w:asciiTheme="minorHAnsi" w:hAnsiTheme="minorHAnsi" w:cstheme="minorHAnsi"/>
          <w:color w:val="000000" w:themeColor="text1"/>
          <w:sz w:val="24"/>
          <w:szCs w:val="24"/>
        </w:rPr>
        <w:t xml:space="preserve"> Ismail, </w:t>
      </w:r>
      <w:r w:rsidR="00196297" w:rsidRPr="00857657">
        <w:rPr>
          <w:rFonts w:asciiTheme="minorHAnsi" w:hAnsiTheme="minorHAnsi" w:cstheme="minorHAnsi"/>
          <w:color w:val="000000" w:themeColor="text1"/>
          <w:sz w:val="24"/>
          <w:szCs w:val="24"/>
        </w:rPr>
        <w:t xml:space="preserve">H. N. </w:t>
      </w:r>
      <w:r w:rsidR="00FA47D3" w:rsidRPr="00857657">
        <w:rPr>
          <w:rFonts w:asciiTheme="minorHAnsi" w:hAnsiTheme="minorHAnsi" w:cstheme="minorHAnsi"/>
          <w:color w:val="000000" w:themeColor="text1"/>
          <w:sz w:val="24"/>
          <w:szCs w:val="24"/>
        </w:rPr>
        <w:t xml:space="preserve">(2013) ‘Teachers’ </w:t>
      </w:r>
      <w:r w:rsidR="00196297" w:rsidRPr="00857657">
        <w:rPr>
          <w:rFonts w:asciiTheme="minorHAnsi" w:hAnsiTheme="minorHAnsi" w:cstheme="minorHAnsi"/>
          <w:color w:val="000000" w:themeColor="text1"/>
          <w:sz w:val="24"/>
          <w:szCs w:val="24"/>
        </w:rPr>
        <w:t>U</w:t>
      </w:r>
      <w:r w:rsidR="00FA47D3" w:rsidRPr="00857657">
        <w:rPr>
          <w:rFonts w:asciiTheme="minorHAnsi" w:hAnsiTheme="minorHAnsi" w:cstheme="minorHAnsi"/>
          <w:color w:val="000000" w:themeColor="text1"/>
          <w:sz w:val="24"/>
          <w:szCs w:val="24"/>
        </w:rPr>
        <w:t xml:space="preserve">se of </w:t>
      </w:r>
      <w:r w:rsidR="00196297" w:rsidRPr="00857657">
        <w:rPr>
          <w:rFonts w:asciiTheme="minorHAnsi" w:hAnsiTheme="minorHAnsi" w:cstheme="minorHAnsi"/>
          <w:color w:val="000000" w:themeColor="text1"/>
          <w:sz w:val="24"/>
          <w:szCs w:val="24"/>
        </w:rPr>
        <w:t>T</w:t>
      </w:r>
      <w:r w:rsidR="00FA47D3" w:rsidRPr="00857657">
        <w:rPr>
          <w:rFonts w:asciiTheme="minorHAnsi" w:hAnsiTheme="minorHAnsi" w:cstheme="minorHAnsi"/>
          <w:color w:val="000000" w:themeColor="text1"/>
          <w:sz w:val="24"/>
          <w:szCs w:val="24"/>
        </w:rPr>
        <w:t xml:space="preserve">echnology and </w:t>
      </w:r>
      <w:r w:rsidR="00196297" w:rsidRPr="00857657">
        <w:rPr>
          <w:rFonts w:asciiTheme="minorHAnsi" w:hAnsiTheme="minorHAnsi" w:cstheme="minorHAnsi"/>
          <w:color w:val="000000" w:themeColor="text1"/>
          <w:sz w:val="24"/>
          <w:szCs w:val="24"/>
        </w:rPr>
        <w:t>C</w:t>
      </w:r>
      <w:r w:rsidR="00FA47D3" w:rsidRPr="00857657">
        <w:rPr>
          <w:rFonts w:asciiTheme="minorHAnsi" w:hAnsiTheme="minorHAnsi" w:cstheme="minorHAnsi"/>
          <w:color w:val="000000" w:themeColor="text1"/>
          <w:sz w:val="24"/>
          <w:szCs w:val="24"/>
        </w:rPr>
        <w:t>onstructivism’</w:t>
      </w:r>
      <w:r w:rsidR="00196297" w:rsidRPr="00857657">
        <w:rPr>
          <w:rFonts w:asciiTheme="minorHAnsi" w:hAnsiTheme="minorHAnsi" w:cstheme="minorHAnsi"/>
          <w:color w:val="000000" w:themeColor="text1"/>
          <w:sz w:val="24"/>
          <w:szCs w:val="24"/>
        </w:rPr>
        <w:t xml:space="preserve">, </w:t>
      </w:r>
      <w:r w:rsidR="00196297" w:rsidRPr="00857657">
        <w:rPr>
          <w:rFonts w:asciiTheme="minorHAnsi" w:hAnsiTheme="minorHAnsi" w:cstheme="minorHAnsi"/>
          <w:i/>
          <w:iCs/>
          <w:color w:val="000000" w:themeColor="text1"/>
          <w:sz w:val="24"/>
          <w:szCs w:val="24"/>
        </w:rPr>
        <w:t xml:space="preserve">International Journal of </w:t>
      </w:r>
      <w:r w:rsidR="00D32279" w:rsidRPr="00857657">
        <w:rPr>
          <w:rFonts w:asciiTheme="minorHAnsi" w:hAnsiTheme="minorHAnsi" w:cstheme="minorHAnsi"/>
          <w:i/>
          <w:iCs/>
          <w:color w:val="000000" w:themeColor="text1"/>
          <w:sz w:val="24"/>
          <w:szCs w:val="24"/>
        </w:rPr>
        <w:t xml:space="preserve">Modern Education and Computer Science, </w:t>
      </w:r>
      <w:r w:rsidR="00D32279" w:rsidRPr="00857657">
        <w:rPr>
          <w:rFonts w:asciiTheme="minorHAnsi" w:hAnsiTheme="minorHAnsi" w:cstheme="minorHAnsi"/>
          <w:color w:val="000000" w:themeColor="text1"/>
          <w:sz w:val="24"/>
          <w:szCs w:val="24"/>
        </w:rPr>
        <w:t>4, pp.49-63</w:t>
      </w:r>
      <w:r w:rsidR="00641903" w:rsidRPr="00857657">
        <w:rPr>
          <w:rFonts w:asciiTheme="minorHAnsi" w:hAnsiTheme="minorHAnsi" w:cstheme="minorHAnsi"/>
          <w:color w:val="000000" w:themeColor="text1"/>
          <w:sz w:val="24"/>
          <w:szCs w:val="24"/>
        </w:rPr>
        <w:t>.</w:t>
      </w:r>
    </w:p>
    <w:p w14:paraId="18999C77" w14:textId="6D336911" w:rsidR="00786523" w:rsidRPr="00857657" w:rsidRDefault="00786523"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Genlott, A. A. &amp; Gr</w:t>
      </w:r>
      <w:r w:rsidRPr="00857657">
        <w:rPr>
          <w:rFonts w:asciiTheme="minorHAnsi" w:hAnsiTheme="minorHAnsi" w:cstheme="minorHAnsi"/>
          <w:color w:val="000000" w:themeColor="text1"/>
          <w:sz w:val="24"/>
          <w:szCs w:val="24"/>
          <w:shd w:val="clear" w:color="auto" w:fill="FFFFFF"/>
        </w:rPr>
        <w:t xml:space="preserve">önlund, A. (2016) ‘Closing the gaps – Improving literacy and mathematics by ict-enhanced collaboration’, </w:t>
      </w:r>
      <w:r w:rsidRPr="00857657">
        <w:rPr>
          <w:rFonts w:asciiTheme="minorHAnsi" w:hAnsiTheme="minorHAnsi" w:cstheme="minorHAnsi"/>
          <w:i/>
          <w:iCs/>
          <w:color w:val="000000" w:themeColor="text1"/>
          <w:sz w:val="24"/>
          <w:szCs w:val="24"/>
          <w:shd w:val="clear" w:color="auto" w:fill="FFFFFF"/>
        </w:rPr>
        <w:t xml:space="preserve">Computers &amp; Education, </w:t>
      </w:r>
      <w:r w:rsidRPr="00857657">
        <w:rPr>
          <w:rFonts w:asciiTheme="minorHAnsi" w:hAnsiTheme="minorHAnsi" w:cstheme="minorHAnsi"/>
          <w:color w:val="000000" w:themeColor="text1"/>
          <w:sz w:val="24"/>
          <w:szCs w:val="24"/>
          <w:shd w:val="clear" w:color="auto" w:fill="FFFFFF"/>
        </w:rPr>
        <w:t>99, pp.68-80.</w:t>
      </w:r>
    </w:p>
    <w:p w14:paraId="3899708A" w14:textId="7AA41D36" w:rsidR="00EF0F9E" w:rsidRPr="00857657" w:rsidRDefault="00EF0F9E"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Hansson, S. O. (2019) ‘Technology and Mathematics’, </w:t>
      </w:r>
      <w:r w:rsidRPr="00857657">
        <w:rPr>
          <w:rFonts w:asciiTheme="minorHAnsi" w:hAnsiTheme="minorHAnsi" w:cstheme="minorHAnsi"/>
          <w:i/>
          <w:iCs/>
          <w:color w:val="000000" w:themeColor="text1"/>
          <w:sz w:val="24"/>
          <w:szCs w:val="24"/>
        </w:rPr>
        <w:t xml:space="preserve">Philosophy &amp; Technology, </w:t>
      </w:r>
      <w:r w:rsidRPr="00857657">
        <w:rPr>
          <w:rFonts w:asciiTheme="minorHAnsi" w:hAnsiTheme="minorHAnsi" w:cstheme="minorHAnsi"/>
          <w:color w:val="000000" w:themeColor="text1"/>
          <w:sz w:val="24"/>
          <w:szCs w:val="24"/>
        </w:rPr>
        <w:t>(33), pp.117-139.</w:t>
      </w:r>
    </w:p>
    <w:p w14:paraId="62B342E3" w14:textId="76EA29B7" w:rsidR="0039384A" w:rsidRPr="00857657" w:rsidRDefault="0039384A"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Hattie, J. (2009) </w:t>
      </w:r>
      <w:r w:rsidRPr="00857657">
        <w:rPr>
          <w:rFonts w:asciiTheme="minorHAnsi" w:hAnsiTheme="minorHAnsi" w:cstheme="minorHAnsi"/>
          <w:i/>
          <w:iCs/>
          <w:color w:val="000000" w:themeColor="text1"/>
          <w:sz w:val="24"/>
          <w:szCs w:val="24"/>
        </w:rPr>
        <w:t xml:space="preserve">Visible learning: A synthesis of over 800 meta-analyses relating to achievement. </w:t>
      </w:r>
      <w:r w:rsidRPr="00857657">
        <w:rPr>
          <w:rFonts w:asciiTheme="minorHAnsi" w:hAnsiTheme="minorHAnsi" w:cstheme="minorHAnsi"/>
          <w:color w:val="000000" w:themeColor="text1"/>
          <w:sz w:val="24"/>
          <w:szCs w:val="24"/>
        </w:rPr>
        <w:t>New York: Routledge.</w:t>
      </w:r>
    </w:p>
    <w:p w14:paraId="553284B0" w14:textId="20972D58" w:rsidR="007C59E1" w:rsidRPr="00857657" w:rsidRDefault="007C59E1"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lastRenderedPageBreak/>
        <w:t>Jones, K., Jones, J.</w:t>
      </w:r>
      <w:r w:rsidR="003F37C3" w:rsidRPr="00857657">
        <w:rPr>
          <w:rFonts w:asciiTheme="minorHAnsi" w:hAnsiTheme="minorHAnsi" w:cstheme="minorHAnsi"/>
          <w:color w:val="000000" w:themeColor="text1"/>
          <w:sz w:val="24"/>
          <w:szCs w:val="24"/>
        </w:rPr>
        <w:t xml:space="preserve"> L.</w:t>
      </w:r>
      <w:r w:rsidR="00DB1D63" w:rsidRPr="00857657">
        <w:rPr>
          <w:rFonts w:asciiTheme="minorHAnsi" w:hAnsiTheme="minorHAnsi" w:cstheme="minorHAnsi"/>
          <w:color w:val="000000" w:themeColor="text1"/>
          <w:sz w:val="24"/>
          <w:szCs w:val="24"/>
        </w:rPr>
        <w:t xml:space="preserve"> &amp;</w:t>
      </w:r>
      <w:r w:rsidR="003F37C3" w:rsidRPr="00857657">
        <w:rPr>
          <w:rFonts w:asciiTheme="minorHAnsi" w:hAnsiTheme="minorHAnsi" w:cstheme="minorHAnsi"/>
          <w:color w:val="000000" w:themeColor="text1"/>
          <w:sz w:val="24"/>
          <w:szCs w:val="24"/>
        </w:rPr>
        <w:t xml:space="preserve"> Vermette, P. J. (2010) ‘The Constructivist Mathematics Classroom’, </w:t>
      </w:r>
      <w:r w:rsidR="003F37C3" w:rsidRPr="00857657">
        <w:rPr>
          <w:rFonts w:asciiTheme="minorHAnsi" w:hAnsiTheme="minorHAnsi" w:cstheme="minorHAnsi"/>
          <w:i/>
          <w:iCs/>
          <w:color w:val="000000" w:themeColor="text1"/>
          <w:sz w:val="24"/>
          <w:szCs w:val="24"/>
        </w:rPr>
        <w:t xml:space="preserve">Mathematics Teaching, </w:t>
      </w:r>
      <w:r w:rsidR="002351FF" w:rsidRPr="00857657">
        <w:rPr>
          <w:rFonts w:asciiTheme="minorHAnsi" w:hAnsiTheme="minorHAnsi" w:cstheme="minorHAnsi"/>
          <w:color w:val="000000" w:themeColor="text1"/>
          <w:sz w:val="24"/>
          <w:szCs w:val="24"/>
        </w:rPr>
        <w:t>219, pp.</w:t>
      </w:r>
      <w:r w:rsidR="00DB1D63" w:rsidRPr="00857657">
        <w:rPr>
          <w:rFonts w:asciiTheme="minorHAnsi" w:hAnsiTheme="minorHAnsi" w:cstheme="minorHAnsi"/>
          <w:color w:val="000000" w:themeColor="text1"/>
          <w:sz w:val="24"/>
          <w:szCs w:val="24"/>
        </w:rPr>
        <w:t>33-35.</w:t>
      </w:r>
    </w:p>
    <w:p w14:paraId="4C3610EA" w14:textId="77BCF5D3" w:rsidR="0039384A" w:rsidRDefault="0039384A"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Keengwe, J., Onchwari, G. &amp; Wachire, P. (2008) ‘Computer Technology Integration and Student Learning: Barriers and Promise’, </w:t>
      </w:r>
      <w:r w:rsidRPr="00857657">
        <w:rPr>
          <w:rFonts w:asciiTheme="minorHAnsi" w:hAnsiTheme="minorHAnsi" w:cstheme="minorHAnsi"/>
          <w:i/>
          <w:iCs/>
          <w:color w:val="000000" w:themeColor="text1"/>
          <w:sz w:val="24"/>
          <w:szCs w:val="24"/>
        </w:rPr>
        <w:t>Journal of Science Education and Technology</w:t>
      </w:r>
      <w:r w:rsidRPr="00857657">
        <w:rPr>
          <w:rFonts w:asciiTheme="minorHAnsi" w:hAnsiTheme="minorHAnsi" w:cstheme="minorHAnsi"/>
          <w:color w:val="000000" w:themeColor="text1"/>
          <w:sz w:val="24"/>
          <w:szCs w:val="24"/>
        </w:rPr>
        <w:t>, 17, pp.560-565.</w:t>
      </w:r>
    </w:p>
    <w:p w14:paraId="272FA7E0" w14:textId="71E099F7" w:rsidR="00705B4F" w:rsidRPr="00705B4F" w:rsidRDefault="00705B4F" w:rsidP="00A70E6A">
      <w:pPr>
        <w:autoSpaceDE w:val="0"/>
        <w:adjustRightInd w:val="0"/>
        <w:spacing w:line="360" w:lineRule="auto"/>
        <w:ind w:hanging="720"/>
        <w:rPr>
          <w:rFonts w:asciiTheme="minorHAnsi" w:hAnsiTheme="minorHAnsi" w:cstheme="minorHAnsi"/>
          <w:color w:val="000000" w:themeColor="text1"/>
          <w:sz w:val="24"/>
          <w:szCs w:val="24"/>
        </w:rPr>
      </w:pPr>
      <w:r>
        <w:rPr>
          <w:rFonts w:asciiTheme="minorHAnsi" w:hAnsiTheme="minorHAnsi" w:cstheme="minorHAnsi"/>
          <w:color w:val="000000" w:themeColor="text1"/>
          <w:sz w:val="24"/>
          <w:szCs w:val="24"/>
        </w:rPr>
        <w:t xml:space="preserve">Kent, D. B. ‘Plickers and the pedagogical practicality of fast formative assessment’, </w:t>
      </w:r>
      <w:r>
        <w:rPr>
          <w:rFonts w:asciiTheme="minorHAnsi" w:hAnsiTheme="minorHAnsi" w:cstheme="minorHAnsi"/>
          <w:i/>
          <w:iCs/>
          <w:color w:val="000000" w:themeColor="text1"/>
          <w:sz w:val="24"/>
          <w:szCs w:val="24"/>
        </w:rPr>
        <w:t xml:space="preserve">Teaching English with Technology, </w:t>
      </w:r>
      <w:r>
        <w:rPr>
          <w:rFonts w:asciiTheme="minorHAnsi" w:hAnsiTheme="minorHAnsi" w:cstheme="minorHAnsi"/>
          <w:color w:val="000000" w:themeColor="text1"/>
          <w:sz w:val="24"/>
          <w:szCs w:val="24"/>
        </w:rPr>
        <w:t>19(3), pp.90-104.</w:t>
      </w:r>
    </w:p>
    <w:p w14:paraId="7DBFC29F" w14:textId="25F834E9" w:rsidR="0026228D" w:rsidRPr="00857657" w:rsidRDefault="0026228D"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Kim, C., Kim, M. K., Lee, C., Spector, J. M. &amp; DeMeester, K. (2013) </w:t>
      </w:r>
      <w:r w:rsidRPr="00857657">
        <w:rPr>
          <w:rFonts w:asciiTheme="minorHAnsi" w:hAnsiTheme="minorHAnsi" w:cstheme="minorHAnsi"/>
          <w:i/>
          <w:iCs/>
          <w:color w:val="000000" w:themeColor="text1"/>
          <w:sz w:val="24"/>
          <w:szCs w:val="24"/>
        </w:rPr>
        <w:t>‘</w:t>
      </w:r>
      <w:r w:rsidRPr="00857657">
        <w:rPr>
          <w:rFonts w:asciiTheme="minorHAnsi" w:hAnsiTheme="minorHAnsi" w:cstheme="minorHAnsi"/>
          <w:color w:val="000000" w:themeColor="text1"/>
          <w:sz w:val="24"/>
          <w:szCs w:val="24"/>
        </w:rPr>
        <w:t xml:space="preserve">Teacher beliefs and technology integration’, </w:t>
      </w:r>
      <w:r w:rsidRPr="00857657">
        <w:rPr>
          <w:rFonts w:asciiTheme="minorHAnsi" w:hAnsiTheme="minorHAnsi" w:cstheme="minorHAnsi"/>
          <w:i/>
          <w:iCs/>
          <w:color w:val="000000" w:themeColor="text1"/>
          <w:sz w:val="24"/>
          <w:szCs w:val="24"/>
        </w:rPr>
        <w:t xml:space="preserve">Teaching and Teacher Education, </w:t>
      </w:r>
      <w:r w:rsidRPr="00857657">
        <w:rPr>
          <w:rFonts w:asciiTheme="minorHAnsi" w:hAnsiTheme="minorHAnsi" w:cstheme="minorHAnsi"/>
          <w:color w:val="000000" w:themeColor="text1"/>
          <w:sz w:val="24"/>
          <w:szCs w:val="24"/>
        </w:rPr>
        <w:t xml:space="preserve">29, </w:t>
      </w:r>
      <w:r w:rsidR="00826911" w:rsidRPr="00857657">
        <w:rPr>
          <w:rFonts w:asciiTheme="minorHAnsi" w:hAnsiTheme="minorHAnsi" w:cstheme="minorHAnsi"/>
          <w:color w:val="000000" w:themeColor="text1"/>
          <w:sz w:val="24"/>
          <w:szCs w:val="24"/>
        </w:rPr>
        <w:t>pp.</w:t>
      </w:r>
      <w:r w:rsidRPr="00857657">
        <w:rPr>
          <w:rFonts w:asciiTheme="minorHAnsi" w:hAnsiTheme="minorHAnsi" w:cstheme="minorHAnsi"/>
          <w:color w:val="000000" w:themeColor="text1"/>
          <w:sz w:val="24"/>
          <w:szCs w:val="24"/>
        </w:rPr>
        <w:t>76-85.</w:t>
      </w:r>
    </w:p>
    <w:p w14:paraId="10A92538" w14:textId="226ED44F" w:rsidR="00287791" w:rsidRPr="00857657" w:rsidRDefault="00287791" w:rsidP="00A70E6A">
      <w:pPr>
        <w:autoSpaceDE w:val="0"/>
        <w:adjustRightInd w:val="0"/>
        <w:spacing w:line="360" w:lineRule="auto"/>
        <w:ind w:hanging="720"/>
        <w:rPr>
          <w:rFonts w:asciiTheme="minorHAnsi" w:hAnsiTheme="minorHAnsi" w:cstheme="minorHAnsi"/>
          <w:i/>
          <w:iCs/>
          <w:color w:val="000000" w:themeColor="text1"/>
          <w:sz w:val="24"/>
          <w:szCs w:val="24"/>
        </w:rPr>
      </w:pPr>
      <w:r w:rsidRPr="00857657">
        <w:rPr>
          <w:rFonts w:asciiTheme="minorHAnsi" w:hAnsiTheme="minorHAnsi" w:cstheme="minorHAnsi"/>
          <w:color w:val="000000" w:themeColor="text1"/>
          <w:sz w:val="24"/>
          <w:szCs w:val="24"/>
        </w:rPr>
        <w:t>Hew, K. F.</w:t>
      </w:r>
      <w:r w:rsidR="00577CDB" w:rsidRPr="00857657">
        <w:rPr>
          <w:rFonts w:asciiTheme="minorHAnsi" w:hAnsiTheme="minorHAnsi" w:cstheme="minorHAnsi"/>
          <w:color w:val="000000" w:themeColor="text1"/>
          <w:sz w:val="24"/>
          <w:szCs w:val="24"/>
        </w:rPr>
        <w:t xml:space="preserve"> &amp; Brush, T. (200</w:t>
      </w:r>
      <w:r w:rsidR="00840183" w:rsidRPr="00857657">
        <w:rPr>
          <w:rFonts w:asciiTheme="minorHAnsi" w:hAnsiTheme="minorHAnsi" w:cstheme="minorHAnsi"/>
          <w:color w:val="000000" w:themeColor="text1"/>
          <w:sz w:val="24"/>
          <w:szCs w:val="24"/>
        </w:rPr>
        <w:t>6</w:t>
      </w:r>
      <w:r w:rsidR="00577CDB" w:rsidRPr="00857657">
        <w:rPr>
          <w:rFonts w:asciiTheme="minorHAnsi" w:hAnsiTheme="minorHAnsi" w:cstheme="minorHAnsi"/>
          <w:color w:val="000000" w:themeColor="text1"/>
          <w:sz w:val="24"/>
          <w:szCs w:val="24"/>
        </w:rPr>
        <w:t xml:space="preserve">) ‘Integrating technology into K-12 teaching and learning: Current knowledge gaps and recommendations for future research’, </w:t>
      </w:r>
      <w:r w:rsidR="00577CDB" w:rsidRPr="00857657">
        <w:rPr>
          <w:rFonts w:asciiTheme="minorHAnsi" w:hAnsiTheme="minorHAnsi" w:cstheme="minorHAnsi"/>
          <w:i/>
          <w:iCs/>
          <w:color w:val="000000" w:themeColor="text1"/>
          <w:sz w:val="24"/>
          <w:szCs w:val="24"/>
        </w:rPr>
        <w:t>Education Tech</w:t>
      </w:r>
      <w:r w:rsidR="001812C6" w:rsidRPr="00857657">
        <w:rPr>
          <w:rFonts w:asciiTheme="minorHAnsi" w:hAnsiTheme="minorHAnsi" w:cstheme="minorHAnsi"/>
          <w:i/>
          <w:iCs/>
          <w:color w:val="000000" w:themeColor="text1"/>
          <w:sz w:val="24"/>
          <w:szCs w:val="24"/>
        </w:rPr>
        <w:t>nology</w:t>
      </w:r>
      <w:r w:rsidR="00577CDB" w:rsidRPr="00857657">
        <w:rPr>
          <w:rFonts w:asciiTheme="minorHAnsi" w:hAnsiTheme="minorHAnsi" w:cstheme="minorHAnsi"/>
          <w:i/>
          <w:iCs/>
          <w:color w:val="000000" w:themeColor="text1"/>
          <w:sz w:val="24"/>
          <w:szCs w:val="24"/>
        </w:rPr>
        <w:t xml:space="preserve"> Research </w:t>
      </w:r>
      <w:r w:rsidR="001812C6" w:rsidRPr="00857657">
        <w:rPr>
          <w:rFonts w:asciiTheme="minorHAnsi" w:hAnsiTheme="minorHAnsi" w:cstheme="minorHAnsi"/>
          <w:i/>
          <w:iCs/>
          <w:color w:val="000000" w:themeColor="text1"/>
          <w:sz w:val="24"/>
          <w:szCs w:val="24"/>
        </w:rPr>
        <w:t xml:space="preserve">and </w:t>
      </w:r>
      <w:r w:rsidR="00577CDB" w:rsidRPr="00857657">
        <w:rPr>
          <w:rFonts w:asciiTheme="minorHAnsi" w:hAnsiTheme="minorHAnsi" w:cstheme="minorHAnsi"/>
          <w:i/>
          <w:iCs/>
          <w:color w:val="000000" w:themeColor="text1"/>
          <w:sz w:val="24"/>
          <w:szCs w:val="24"/>
        </w:rPr>
        <w:t>Dev</w:t>
      </w:r>
      <w:r w:rsidR="001812C6" w:rsidRPr="00857657">
        <w:rPr>
          <w:rFonts w:asciiTheme="minorHAnsi" w:hAnsiTheme="minorHAnsi" w:cstheme="minorHAnsi"/>
          <w:i/>
          <w:iCs/>
          <w:color w:val="000000" w:themeColor="text1"/>
          <w:sz w:val="24"/>
          <w:szCs w:val="24"/>
        </w:rPr>
        <w:t>elopment</w:t>
      </w:r>
      <w:r w:rsidR="00577CDB" w:rsidRPr="00857657">
        <w:rPr>
          <w:rFonts w:asciiTheme="minorHAnsi" w:hAnsiTheme="minorHAnsi" w:cstheme="minorHAnsi"/>
          <w:i/>
          <w:iCs/>
          <w:color w:val="000000" w:themeColor="text1"/>
          <w:sz w:val="24"/>
          <w:szCs w:val="24"/>
        </w:rPr>
        <w:t>,</w:t>
      </w:r>
      <w:r w:rsidR="001812C6" w:rsidRPr="00857657">
        <w:rPr>
          <w:rFonts w:asciiTheme="minorHAnsi" w:hAnsiTheme="minorHAnsi" w:cstheme="minorHAnsi"/>
          <w:i/>
          <w:iCs/>
          <w:color w:val="000000" w:themeColor="text1"/>
          <w:sz w:val="24"/>
          <w:szCs w:val="24"/>
        </w:rPr>
        <w:t xml:space="preserve"> </w:t>
      </w:r>
      <w:r w:rsidR="001812C6" w:rsidRPr="00857657">
        <w:rPr>
          <w:rFonts w:asciiTheme="minorHAnsi" w:hAnsiTheme="minorHAnsi" w:cstheme="minorHAnsi"/>
          <w:color w:val="000000" w:themeColor="text1"/>
          <w:sz w:val="24"/>
          <w:szCs w:val="24"/>
        </w:rPr>
        <w:t>55, pp.223-252.</w:t>
      </w:r>
      <w:r w:rsidR="00577CDB" w:rsidRPr="00857657">
        <w:rPr>
          <w:rFonts w:asciiTheme="minorHAnsi" w:hAnsiTheme="minorHAnsi" w:cstheme="minorHAnsi"/>
          <w:i/>
          <w:iCs/>
          <w:color w:val="000000" w:themeColor="text1"/>
          <w:sz w:val="24"/>
          <w:szCs w:val="24"/>
        </w:rPr>
        <w:t xml:space="preserve"> </w:t>
      </w:r>
    </w:p>
    <w:p w14:paraId="2A18032B" w14:textId="70D6CF8D" w:rsidR="00904958" w:rsidRPr="00857657" w:rsidRDefault="00904958" w:rsidP="00A70E6A">
      <w:pPr>
        <w:autoSpaceDE w:val="0"/>
        <w:adjustRightInd w:val="0"/>
        <w:spacing w:line="360" w:lineRule="auto"/>
        <w:ind w:hanging="720"/>
        <w:rPr>
          <w:rFonts w:asciiTheme="minorHAnsi" w:hAnsiTheme="minorHAnsi" w:cstheme="minorHAnsi"/>
          <w:i/>
          <w:iCs/>
          <w:color w:val="000000" w:themeColor="text1"/>
          <w:sz w:val="24"/>
          <w:szCs w:val="24"/>
        </w:rPr>
      </w:pPr>
      <w:r w:rsidRPr="00857657">
        <w:rPr>
          <w:rFonts w:asciiTheme="minorHAnsi" w:hAnsiTheme="minorHAnsi" w:cstheme="minorHAnsi"/>
          <w:color w:val="000000" w:themeColor="text1"/>
          <w:sz w:val="24"/>
          <w:szCs w:val="24"/>
        </w:rPr>
        <w:t>Mangen, A., Anda, L.G., Oxborough, G.H. &amp; Bronnick, K. (2015) ‘Hand</w:t>
      </w:r>
      <w:r w:rsidR="00F069D9" w:rsidRPr="00857657">
        <w:rPr>
          <w:rFonts w:asciiTheme="minorHAnsi" w:hAnsiTheme="minorHAnsi" w:cstheme="minorHAnsi"/>
          <w:color w:val="000000" w:themeColor="text1"/>
          <w:sz w:val="24"/>
          <w:szCs w:val="24"/>
        </w:rPr>
        <w:t>w</w:t>
      </w:r>
      <w:r w:rsidRPr="00857657">
        <w:rPr>
          <w:rFonts w:asciiTheme="minorHAnsi" w:hAnsiTheme="minorHAnsi" w:cstheme="minorHAnsi"/>
          <w:color w:val="000000" w:themeColor="text1"/>
          <w:sz w:val="24"/>
          <w:szCs w:val="24"/>
        </w:rPr>
        <w:t xml:space="preserve">riting versus Keyboard Writing: Effect on Word Recall’, </w:t>
      </w:r>
      <w:r w:rsidRPr="00857657">
        <w:rPr>
          <w:rFonts w:asciiTheme="minorHAnsi" w:hAnsiTheme="minorHAnsi" w:cstheme="minorHAnsi"/>
          <w:i/>
          <w:iCs/>
          <w:color w:val="000000" w:themeColor="text1"/>
          <w:sz w:val="24"/>
          <w:szCs w:val="24"/>
        </w:rPr>
        <w:t>Journal of Writing Research</w:t>
      </w:r>
      <w:r w:rsidRPr="00857657">
        <w:rPr>
          <w:rFonts w:asciiTheme="minorHAnsi" w:hAnsiTheme="minorHAnsi" w:cstheme="minorHAnsi"/>
          <w:color w:val="000000" w:themeColor="text1"/>
          <w:sz w:val="24"/>
          <w:szCs w:val="24"/>
        </w:rPr>
        <w:t xml:space="preserve">, 7(2), </w:t>
      </w:r>
      <w:r w:rsidR="00826911" w:rsidRPr="00857657">
        <w:rPr>
          <w:rFonts w:asciiTheme="minorHAnsi" w:hAnsiTheme="minorHAnsi" w:cstheme="minorHAnsi"/>
          <w:color w:val="000000" w:themeColor="text1"/>
          <w:sz w:val="24"/>
          <w:szCs w:val="24"/>
        </w:rPr>
        <w:t>pp.</w:t>
      </w:r>
      <w:r w:rsidRPr="00857657">
        <w:rPr>
          <w:rFonts w:asciiTheme="minorHAnsi" w:hAnsiTheme="minorHAnsi" w:cstheme="minorHAnsi"/>
          <w:color w:val="000000" w:themeColor="text1"/>
          <w:sz w:val="24"/>
          <w:szCs w:val="24"/>
        </w:rPr>
        <w:t>227-247</w:t>
      </w:r>
      <w:r w:rsidRPr="00857657">
        <w:rPr>
          <w:rFonts w:asciiTheme="minorHAnsi" w:hAnsiTheme="minorHAnsi" w:cstheme="minorHAnsi"/>
          <w:i/>
          <w:iCs/>
          <w:color w:val="000000" w:themeColor="text1"/>
          <w:sz w:val="24"/>
          <w:szCs w:val="24"/>
        </w:rPr>
        <w:t>.</w:t>
      </w:r>
    </w:p>
    <w:p w14:paraId="62F43A94" w14:textId="4A174166" w:rsidR="00054E51" w:rsidRPr="00857657" w:rsidRDefault="00054E51"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Marcus-Quinn A., Hourigan, T. &amp; McCoy, S. </w:t>
      </w:r>
      <w:r w:rsidR="00291DF5" w:rsidRPr="00857657">
        <w:rPr>
          <w:rFonts w:asciiTheme="minorHAnsi" w:hAnsiTheme="minorHAnsi" w:cstheme="minorHAnsi"/>
          <w:color w:val="000000" w:themeColor="text1"/>
          <w:sz w:val="24"/>
          <w:szCs w:val="24"/>
        </w:rPr>
        <w:t xml:space="preserve">(2019) </w:t>
      </w:r>
      <w:r w:rsidRPr="00857657">
        <w:rPr>
          <w:rFonts w:asciiTheme="minorHAnsi" w:hAnsiTheme="minorHAnsi" w:cstheme="minorHAnsi"/>
          <w:color w:val="000000" w:themeColor="text1"/>
          <w:sz w:val="24"/>
          <w:szCs w:val="24"/>
        </w:rPr>
        <w:t xml:space="preserve">‘The Digital Learning Movement: How Should Irish Schools Respond?’, </w:t>
      </w:r>
      <w:r w:rsidRPr="00857657">
        <w:rPr>
          <w:rFonts w:asciiTheme="minorHAnsi" w:hAnsiTheme="minorHAnsi" w:cstheme="minorHAnsi"/>
          <w:i/>
          <w:iCs/>
          <w:color w:val="000000" w:themeColor="text1"/>
          <w:sz w:val="24"/>
          <w:szCs w:val="24"/>
        </w:rPr>
        <w:t xml:space="preserve">The Economic and Social Review, </w:t>
      </w:r>
      <w:r w:rsidRPr="00857657">
        <w:rPr>
          <w:rFonts w:asciiTheme="minorHAnsi" w:hAnsiTheme="minorHAnsi" w:cstheme="minorHAnsi"/>
          <w:color w:val="000000" w:themeColor="text1"/>
          <w:sz w:val="24"/>
          <w:szCs w:val="24"/>
        </w:rPr>
        <w:t xml:space="preserve">50(4), </w:t>
      </w:r>
      <w:r w:rsidR="00826911" w:rsidRPr="00857657">
        <w:rPr>
          <w:rFonts w:asciiTheme="minorHAnsi" w:hAnsiTheme="minorHAnsi" w:cstheme="minorHAnsi"/>
          <w:color w:val="000000" w:themeColor="text1"/>
          <w:sz w:val="24"/>
          <w:szCs w:val="24"/>
        </w:rPr>
        <w:t>pp.</w:t>
      </w:r>
      <w:r w:rsidRPr="00857657">
        <w:rPr>
          <w:rFonts w:asciiTheme="minorHAnsi" w:hAnsiTheme="minorHAnsi" w:cstheme="minorHAnsi"/>
          <w:color w:val="000000" w:themeColor="text1"/>
          <w:sz w:val="24"/>
          <w:szCs w:val="24"/>
        </w:rPr>
        <w:t>767-783.</w:t>
      </w:r>
    </w:p>
    <w:p w14:paraId="44A23DA1" w14:textId="5020316D" w:rsidR="002E5B7C" w:rsidRPr="00857657" w:rsidRDefault="002E5B7C"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McCargo, M. (2017) </w:t>
      </w:r>
      <w:r w:rsidRPr="00857657">
        <w:rPr>
          <w:rFonts w:asciiTheme="minorHAnsi" w:hAnsiTheme="minorHAnsi" w:cstheme="minorHAnsi"/>
          <w:i/>
          <w:iCs/>
          <w:color w:val="000000" w:themeColor="text1"/>
          <w:sz w:val="24"/>
          <w:szCs w:val="24"/>
        </w:rPr>
        <w:t xml:space="preserve">The Effects of Plickers as Response Cards on Academic Engagement Behavior in High School Students. </w:t>
      </w:r>
      <w:r w:rsidRPr="00857657">
        <w:rPr>
          <w:rFonts w:asciiTheme="minorHAnsi" w:hAnsiTheme="minorHAnsi" w:cstheme="minorHAnsi"/>
          <w:color w:val="000000" w:themeColor="text1"/>
          <w:sz w:val="24"/>
          <w:szCs w:val="24"/>
        </w:rPr>
        <w:t>MA Theses. University of Southern Mississippi.</w:t>
      </w:r>
    </w:p>
    <w:p w14:paraId="7934C416" w14:textId="61DBB456" w:rsidR="00811FF7" w:rsidRPr="00857657" w:rsidRDefault="00811FF7"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McGarr, O. &amp; Johnston, K. (2019) ‘Exploring the Evolution of Educational Technology Policy in Ireland: From Catching-Up to Pedagogical Maturity’, </w:t>
      </w:r>
      <w:r w:rsidRPr="00857657">
        <w:rPr>
          <w:rFonts w:asciiTheme="minorHAnsi" w:hAnsiTheme="minorHAnsi" w:cstheme="minorHAnsi"/>
          <w:i/>
          <w:iCs/>
          <w:color w:val="000000" w:themeColor="text1"/>
          <w:sz w:val="24"/>
          <w:szCs w:val="24"/>
        </w:rPr>
        <w:t xml:space="preserve">Educational Policy, </w:t>
      </w:r>
      <w:r w:rsidRPr="00857657">
        <w:rPr>
          <w:rFonts w:asciiTheme="minorHAnsi" w:hAnsiTheme="minorHAnsi" w:cstheme="minorHAnsi"/>
          <w:color w:val="000000" w:themeColor="text1"/>
          <w:sz w:val="24"/>
          <w:szCs w:val="24"/>
        </w:rPr>
        <w:t>pp.1-25.</w:t>
      </w:r>
    </w:p>
    <w:p w14:paraId="2A6BDAD7" w14:textId="6DDFF711" w:rsidR="00D40413" w:rsidRPr="00857657" w:rsidRDefault="00D40413"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Mishra, P. &amp; Koehler, M. (2006) ‘Technological Pedagogical Content Knowledge: A Framework for Teacher Knowledge’, </w:t>
      </w:r>
      <w:r w:rsidRPr="00857657">
        <w:rPr>
          <w:rFonts w:asciiTheme="minorHAnsi" w:hAnsiTheme="minorHAnsi" w:cstheme="minorHAnsi"/>
          <w:i/>
          <w:iCs/>
          <w:color w:val="000000" w:themeColor="text1"/>
          <w:sz w:val="24"/>
          <w:szCs w:val="24"/>
        </w:rPr>
        <w:t>Teachers College Record</w:t>
      </w:r>
      <w:r w:rsidR="009628F9" w:rsidRPr="00857657">
        <w:rPr>
          <w:rFonts w:asciiTheme="minorHAnsi" w:hAnsiTheme="minorHAnsi" w:cstheme="minorHAnsi"/>
          <w:i/>
          <w:iCs/>
          <w:color w:val="000000" w:themeColor="text1"/>
          <w:sz w:val="24"/>
          <w:szCs w:val="24"/>
        </w:rPr>
        <w:t xml:space="preserve">, </w:t>
      </w:r>
      <w:r w:rsidR="00C72BD5" w:rsidRPr="00857657">
        <w:rPr>
          <w:rFonts w:asciiTheme="minorHAnsi" w:hAnsiTheme="minorHAnsi" w:cstheme="minorHAnsi"/>
          <w:color w:val="000000" w:themeColor="text1"/>
          <w:sz w:val="24"/>
          <w:szCs w:val="24"/>
        </w:rPr>
        <w:t>108(6), pp.1017-1054.</w:t>
      </w:r>
    </w:p>
    <w:p w14:paraId="44162E34" w14:textId="383183DE" w:rsidR="00C830BB" w:rsidRPr="00857657" w:rsidRDefault="00C830BB"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Mullis, I. V. S., Martin, M. O., Foy, P. &amp; Hooper &amp; M. (2016) </w:t>
      </w:r>
      <w:r w:rsidRPr="00857657">
        <w:rPr>
          <w:rFonts w:asciiTheme="minorHAnsi" w:hAnsiTheme="minorHAnsi" w:cstheme="minorHAnsi"/>
          <w:i/>
          <w:iCs/>
          <w:color w:val="000000" w:themeColor="text1"/>
          <w:sz w:val="24"/>
          <w:szCs w:val="24"/>
        </w:rPr>
        <w:t xml:space="preserve">TIMSS 2015 international results in mathematics. </w:t>
      </w:r>
      <w:r w:rsidRPr="00857657">
        <w:rPr>
          <w:rFonts w:asciiTheme="minorHAnsi" w:hAnsiTheme="minorHAnsi" w:cstheme="minorHAnsi"/>
          <w:color w:val="000000" w:themeColor="text1"/>
          <w:sz w:val="24"/>
          <w:szCs w:val="24"/>
        </w:rPr>
        <w:t>Boston College: TIMSS &amp; PIRLS International Study Centre.</w:t>
      </w:r>
    </w:p>
    <w:p w14:paraId="1474F23F" w14:textId="7131628B" w:rsidR="004B67E5" w:rsidRPr="00857657" w:rsidRDefault="004B67E5" w:rsidP="00A70E6A">
      <w:pPr>
        <w:autoSpaceDE w:val="0"/>
        <w:adjustRightInd w:val="0"/>
        <w:spacing w:line="360" w:lineRule="auto"/>
        <w:ind w:hanging="720"/>
        <w:rPr>
          <w:rFonts w:asciiTheme="minorHAnsi" w:hAnsiTheme="minorHAnsi" w:cstheme="minorHAnsi"/>
          <w:b/>
          <w:bCs/>
          <w:color w:val="000000" w:themeColor="text1"/>
          <w:sz w:val="24"/>
          <w:szCs w:val="24"/>
        </w:rPr>
      </w:pPr>
      <w:r w:rsidRPr="00857657">
        <w:rPr>
          <w:rFonts w:asciiTheme="minorHAnsi" w:hAnsiTheme="minorHAnsi" w:cstheme="minorHAnsi"/>
          <w:color w:val="000000" w:themeColor="text1"/>
          <w:sz w:val="24"/>
          <w:szCs w:val="24"/>
        </w:rPr>
        <w:t>National Council of Teachers of Mathematics (201</w:t>
      </w:r>
      <w:r w:rsidR="00C17183" w:rsidRPr="00857657">
        <w:rPr>
          <w:rFonts w:asciiTheme="minorHAnsi" w:hAnsiTheme="minorHAnsi" w:cstheme="minorHAnsi"/>
          <w:color w:val="000000" w:themeColor="text1"/>
          <w:sz w:val="24"/>
          <w:szCs w:val="24"/>
        </w:rPr>
        <w:t>5</w:t>
      </w:r>
      <w:r w:rsidRPr="00857657">
        <w:rPr>
          <w:rFonts w:asciiTheme="minorHAnsi" w:hAnsiTheme="minorHAnsi" w:cstheme="minorHAnsi"/>
          <w:color w:val="000000" w:themeColor="text1"/>
          <w:sz w:val="24"/>
          <w:szCs w:val="24"/>
        </w:rPr>
        <w:t xml:space="preserve">) </w:t>
      </w:r>
      <w:r w:rsidRPr="00857657">
        <w:rPr>
          <w:rFonts w:asciiTheme="minorHAnsi" w:hAnsiTheme="minorHAnsi" w:cstheme="minorHAnsi"/>
          <w:i/>
          <w:iCs/>
          <w:color w:val="000000" w:themeColor="text1"/>
          <w:sz w:val="24"/>
          <w:szCs w:val="24"/>
        </w:rPr>
        <w:t xml:space="preserve">Strategic Use of Technology in Teaching and Learning Mathematics. </w:t>
      </w:r>
      <w:r w:rsidR="00FD0FDB" w:rsidRPr="00857657">
        <w:rPr>
          <w:rFonts w:asciiTheme="minorHAnsi" w:hAnsiTheme="minorHAnsi" w:cstheme="minorHAnsi"/>
          <w:color w:val="000000" w:themeColor="text1"/>
          <w:sz w:val="24"/>
          <w:szCs w:val="24"/>
        </w:rPr>
        <w:t>Available</w:t>
      </w:r>
      <w:r w:rsidR="00C17183" w:rsidRPr="00857657">
        <w:rPr>
          <w:rFonts w:asciiTheme="minorHAnsi" w:hAnsiTheme="minorHAnsi" w:cstheme="minorHAnsi"/>
          <w:color w:val="000000" w:themeColor="text1"/>
          <w:sz w:val="24"/>
          <w:szCs w:val="24"/>
        </w:rPr>
        <w:t xml:space="preserve"> </w:t>
      </w:r>
      <w:r w:rsidR="00FD0FDB" w:rsidRPr="00857657">
        <w:rPr>
          <w:rFonts w:asciiTheme="minorHAnsi" w:hAnsiTheme="minorHAnsi" w:cstheme="minorHAnsi"/>
          <w:color w:val="000000" w:themeColor="text1"/>
          <w:sz w:val="24"/>
          <w:szCs w:val="24"/>
        </w:rPr>
        <w:t>at</w:t>
      </w:r>
      <w:bookmarkStart w:id="442" w:name="_Hlk40788213"/>
      <w:r w:rsidR="00840183" w:rsidRPr="00857657">
        <w:rPr>
          <w:rFonts w:asciiTheme="minorHAnsi" w:hAnsiTheme="minorHAnsi" w:cstheme="minorHAnsi"/>
          <w:color w:val="000000" w:themeColor="text1"/>
          <w:sz w:val="24"/>
          <w:szCs w:val="24"/>
        </w:rPr>
        <w:t xml:space="preserve">: </w:t>
      </w:r>
      <w:hyperlink r:id="rId20" w:history="1">
        <w:r w:rsidR="00840183" w:rsidRPr="00857657">
          <w:rPr>
            <w:rStyle w:val="Hyperlink"/>
            <w:rFonts w:asciiTheme="minorHAnsi" w:hAnsiTheme="minorHAnsi" w:cstheme="minorHAnsi"/>
            <w:color w:val="000000" w:themeColor="text1"/>
            <w:sz w:val="24"/>
            <w:szCs w:val="24"/>
          </w:rPr>
          <w:t>https://www.nctm.org/uploadedFiles/Standards_and_Positions/Position_Statements/Strategic%20Use%20of%20Technology%20July%202015.pdf</w:t>
        </w:r>
      </w:hyperlink>
      <w:bookmarkEnd w:id="442"/>
    </w:p>
    <w:p w14:paraId="3876B53E" w14:textId="5B1EED9A" w:rsidR="00D94BF5" w:rsidRPr="00857657" w:rsidRDefault="00D94BF5"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OECD (2009a) </w:t>
      </w:r>
      <w:r w:rsidRPr="00857657">
        <w:rPr>
          <w:rFonts w:asciiTheme="minorHAnsi" w:hAnsiTheme="minorHAnsi" w:cstheme="minorHAnsi"/>
          <w:i/>
          <w:iCs/>
          <w:color w:val="000000" w:themeColor="text1"/>
          <w:sz w:val="24"/>
          <w:szCs w:val="24"/>
        </w:rPr>
        <w:t xml:space="preserve">Creating </w:t>
      </w:r>
      <w:r w:rsidR="004A0C14" w:rsidRPr="00857657">
        <w:rPr>
          <w:rFonts w:asciiTheme="minorHAnsi" w:hAnsiTheme="minorHAnsi" w:cstheme="minorHAnsi"/>
          <w:i/>
          <w:iCs/>
          <w:color w:val="000000" w:themeColor="text1"/>
          <w:sz w:val="24"/>
          <w:szCs w:val="24"/>
        </w:rPr>
        <w:t>E</w:t>
      </w:r>
      <w:r w:rsidRPr="00857657">
        <w:rPr>
          <w:rFonts w:asciiTheme="minorHAnsi" w:hAnsiTheme="minorHAnsi" w:cstheme="minorHAnsi"/>
          <w:i/>
          <w:iCs/>
          <w:color w:val="000000" w:themeColor="text1"/>
          <w:sz w:val="24"/>
          <w:szCs w:val="24"/>
        </w:rPr>
        <w:t xml:space="preserve">ffective </w:t>
      </w:r>
      <w:r w:rsidR="004A0C14" w:rsidRPr="00857657">
        <w:rPr>
          <w:rFonts w:asciiTheme="minorHAnsi" w:hAnsiTheme="minorHAnsi" w:cstheme="minorHAnsi"/>
          <w:i/>
          <w:iCs/>
          <w:color w:val="000000" w:themeColor="text1"/>
          <w:sz w:val="24"/>
          <w:szCs w:val="24"/>
        </w:rPr>
        <w:t>T</w:t>
      </w:r>
      <w:r w:rsidRPr="00857657">
        <w:rPr>
          <w:rFonts w:asciiTheme="minorHAnsi" w:hAnsiTheme="minorHAnsi" w:cstheme="minorHAnsi"/>
          <w:i/>
          <w:iCs/>
          <w:color w:val="000000" w:themeColor="text1"/>
          <w:sz w:val="24"/>
          <w:szCs w:val="24"/>
        </w:rPr>
        <w:t xml:space="preserve">eaching and </w:t>
      </w:r>
      <w:r w:rsidR="004A0C14" w:rsidRPr="00857657">
        <w:rPr>
          <w:rFonts w:asciiTheme="minorHAnsi" w:hAnsiTheme="minorHAnsi" w:cstheme="minorHAnsi"/>
          <w:i/>
          <w:iCs/>
          <w:color w:val="000000" w:themeColor="text1"/>
          <w:sz w:val="24"/>
          <w:szCs w:val="24"/>
        </w:rPr>
        <w:t>L</w:t>
      </w:r>
      <w:r w:rsidRPr="00857657">
        <w:rPr>
          <w:rFonts w:asciiTheme="minorHAnsi" w:hAnsiTheme="minorHAnsi" w:cstheme="minorHAnsi"/>
          <w:i/>
          <w:iCs/>
          <w:color w:val="000000" w:themeColor="text1"/>
          <w:sz w:val="24"/>
          <w:szCs w:val="24"/>
        </w:rPr>
        <w:t xml:space="preserve">earning </w:t>
      </w:r>
      <w:r w:rsidR="004A0C14" w:rsidRPr="00857657">
        <w:rPr>
          <w:rFonts w:asciiTheme="minorHAnsi" w:hAnsiTheme="minorHAnsi" w:cstheme="minorHAnsi"/>
          <w:i/>
          <w:iCs/>
          <w:color w:val="000000" w:themeColor="text1"/>
          <w:sz w:val="24"/>
          <w:szCs w:val="24"/>
        </w:rPr>
        <w:t>E</w:t>
      </w:r>
      <w:r w:rsidRPr="00857657">
        <w:rPr>
          <w:rFonts w:asciiTheme="minorHAnsi" w:hAnsiTheme="minorHAnsi" w:cstheme="minorHAnsi"/>
          <w:i/>
          <w:iCs/>
          <w:color w:val="000000" w:themeColor="text1"/>
          <w:sz w:val="24"/>
          <w:szCs w:val="24"/>
        </w:rPr>
        <w:t xml:space="preserve">nvironments: First </w:t>
      </w:r>
      <w:r w:rsidR="004A0C14" w:rsidRPr="00857657">
        <w:rPr>
          <w:rFonts w:asciiTheme="minorHAnsi" w:hAnsiTheme="minorHAnsi" w:cstheme="minorHAnsi"/>
          <w:i/>
          <w:iCs/>
          <w:color w:val="000000" w:themeColor="text1"/>
          <w:sz w:val="24"/>
          <w:szCs w:val="24"/>
        </w:rPr>
        <w:t>R</w:t>
      </w:r>
      <w:r w:rsidRPr="00857657">
        <w:rPr>
          <w:rFonts w:asciiTheme="minorHAnsi" w:hAnsiTheme="minorHAnsi" w:cstheme="minorHAnsi"/>
          <w:i/>
          <w:iCs/>
          <w:color w:val="000000" w:themeColor="text1"/>
          <w:sz w:val="24"/>
          <w:szCs w:val="24"/>
        </w:rPr>
        <w:t xml:space="preserve">esults </w:t>
      </w:r>
      <w:r w:rsidR="00F55892" w:rsidRPr="00857657">
        <w:rPr>
          <w:rFonts w:asciiTheme="minorHAnsi" w:hAnsiTheme="minorHAnsi" w:cstheme="minorHAnsi"/>
          <w:i/>
          <w:iCs/>
          <w:color w:val="000000" w:themeColor="text1"/>
          <w:sz w:val="24"/>
          <w:szCs w:val="24"/>
        </w:rPr>
        <w:t>F</w:t>
      </w:r>
      <w:r w:rsidRPr="00857657">
        <w:rPr>
          <w:rFonts w:asciiTheme="minorHAnsi" w:hAnsiTheme="minorHAnsi" w:cstheme="minorHAnsi"/>
          <w:i/>
          <w:iCs/>
          <w:color w:val="000000" w:themeColor="text1"/>
          <w:sz w:val="24"/>
          <w:szCs w:val="24"/>
        </w:rPr>
        <w:t xml:space="preserve">rom TALIS. </w:t>
      </w:r>
      <w:r w:rsidR="00494B32" w:rsidRPr="00857657">
        <w:rPr>
          <w:rFonts w:asciiTheme="minorHAnsi" w:hAnsiTheme="minorHAnsi" w:cstheme="minorHAnsi"/>
          <w:color w:val="000000" w:themeColor="text1"/>
          <w:sz w:val="24"/>
          <w:szCs w:val="24"/>
        </w:rPr>
        <w:t xml:space="preserve">Paris: </w:t>
      </w:r>
      <w:r w:rsidR="00C17183" w:rsidRPr="00857657">
        <w:rPr>
          <w:rFonts w:asciiTheme="minorHAnsi" w:hAnsiTheme="minorHAnsi" w:cstheme="minorHAnsi"/>
          <w:color w:val="000000" w:themeColor="text1"/>
          <w:sz w:val="24"/>
          <w:szCs w:val="24"/>
        </w:rPr>
        <w:t>OECD Publishing</w:t>
      </w:r>
      <w:r w:rsidR="00494B32" w:rsidRPr="00857657">
        <w:rPr>
          <w:rFonts w:asciiTheme="minorHAnsi" w:hAnsiTheme="minorHAnsi" w:cstheme="minorHAnsi"/>
          <w:color w:val="000000" w:themeColor="text1"/>
          <w:sz w:val="24"/>
          <w:szCs w:val="24"/>
        </w:rPr>
        <w:t>.</w:t>
      </w:r>
      <w:r w:rsidR="00F55892" w:rsidRPr="00857657">
        <w:rPr>
          <w:rFonts w:asciiTheme="minorHAnsi" w:hAnsiTheme="minorHAnsi" w:cstheme="minorHAnsi"/>
          <w:color w:val="000000" w:themeColor="text1"/>
          <w:sz w:val="24"/>
          <w:szCs w:val="24"/>
        </w:rPr>
        <w:t xml:space="preserve"> Available at: </w:t>
      </w:r>
      <w:hyperlink r:id="rId21" w:history="1">
        <w:r w:rsidR="008D5CC4" w:rsidRPr="00857657">
          <w:rPr>
            <w:rStyle w:val="Hyperlink"/>
            <w:rFonts w:asciiTheme="minorHAnsi" w:hAnsiTheme="minorHAnsi" w:cstheme="minorHAnsi"/>
            <w:color w:val="000000" w:themeColor="text1"/>
            <w:sz w:val="24"/>
            <w:szCs w:val="24"/>
          </w:rPr>
          <w:t>www.oecd.org/education/school/43023606.pdf</w:t>
        </w:r>
      </w:hyperlink>
      <w:r w:rsidR="008D5CC4" w:rsidRPr="00857657">
        <w:rPr>
          <w:rFonts w:asciiTheme="minorHAnsi" w:hAnsiTheme="minorHAnsi" w:cstheme="minorHAnsi"/>
          <w:color w:val="000000" w:themeColor="text1"/>
          <w:sz w:val="24"/>
          <w:szCs w:val="24"/>
        </w:rPr>
        <w:t xml:space="preserve"> </w:t>
      </w:r>
    </w:p>
    <w:p w14:paraId="0C1551A0" w14:textId="41719AF6" w:rsidR="0007352C" w:rsidRPr="00857657" w:rsidRDefault="00532F40"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OECD (2009</w:t>
      </w:r>
      <w:r w:rsidR="00D94BF5" w:rsidRPr="00857657">
        <w:rPr>
          <w:rFonts w:asciiTheme="minorHAnsi" w:hAnsiTheme="minorHAnsi" w:cstheme="minorHAnsi"/>
          <w:color w:val="000000" w:themeColor="text1"/>
          <w:sz w:val="24"/>
          <w:szCs w:val="24"/>
        </w:rPr>
        <w:t>b</w:t>
      </w:r>
      <w:r w:rsidRPr="00857657">
        <w:rPr>
          <w:rFonts w:asciiTheme="minorHAnsi" w:hAnsiTheme="minorHAnsi" w:cstheme="minorHAnsi"/>
          <w:color w:val="000000" w:themeColor="text1"/>
          <w:sz w:val="24"/>
          <w:szCs w:val="24"/>
        </w:rPr>
        <w:t xml:space="preserve">) </w:t>
      </w:r>
      <w:r w:rsidRPr="00857657">
        <w:rPr>
          <w:rFonts w:asciiTheme="minorHAnsi" w:hAnsiTheme="minorHAnsi" w:cstheme="minorHAnsi"/>
          <w:i/>
          <w:iCs/>
          <w:color w:val="000000" w:themeColor="text1"/>
          <w:sz w:val="24"/>
          <w:szCs w:val="24"/>
        </w:rPr>
        <w:t>Evaluating and Rewarding the Quality of Teachers: International Practices</w:t>
      </w:r>
      <w:r w:rsidR="00826911" w:rsidRPr="00857657">
        <w:rPr>
          <w:rFonts w:asciiTheme="minorHAnsi" w:hAnsiTheme="minorHAnsi" w:cstheme="minorHAnsi"/>
          <w:color w:val="000000" w:themeColor="text1"/>
          <w:sz w:val="24"/>
          <w:szCs w:val="24"/>
        </w:rPr>
        <w:t xml:space="preserve">. Paris: OECD Publishing. Paris: OECD Publishing. Available at: </w:t>
      </w:r>
      <w:hyperlink r:id="rId22" w:history="1">
        <w:r w:rsidR="00826911" w:rsidRPr="00857657">
          <w:rPr>
            <w:rStyle w:val="Hyperlink"/>
            <w:rFonts w:asciiTheme="minorHAnsi" w:hAnsiTheme="minorHAnsi" w:cstheme="minorHAnsi"/>
            <w:color w:val="000000" w:themeColor="text1"/>
            <w:sz w:val="24"/>
            <w:szCs w:val="24"/>
          </w:rPr>
          <w:t>https://read.oecd-</w:t>
        </w:r>
        <w:r w:rsidR="00826911" w:rsidRPr="00857657">
          <w:rPr>
            <w:rStyle w:val="Hyperlink"/>
            <w:rFonts w:asciiTheme="minorHAnsi" w:hAnsiTheme="minorHAnsi" w:cstheme="minorHAnsi"/>
            <w:color w:val="000000" w:themeColor="text1"/>
            <w:sz w:val="24"/>
            <w:szCs w:val="24"/>
          </w:rPr>
          <w:lastRenderedPageBreak/>
          <w:t>ilibrary.org/education/evaluating-and-rewarding-the-quality-of-teachers-international-practices_9789264034358-en</w:t>
        </w:r>
      </w:hyperlink>
      <w:r w:rsidR="00826911" w:rsidRPr="00857657">
        <w:rPr>
          <w:rFonts w:asciiTheme="minorHAnsi" w:hAnsiTheme="minorHAnsi" w:cstheme="minorHAnsi"/>
          <w:color w:val="000000" w:themeColor="text1"/>
          <w:sz w:val="24"/>
          <w:szCs w:val="24"/>
        </w:rPr>
        <w:t xml:space="preserve"> </w:t>
      </w:r>
    </w:p>
    <w:p w14:paraId="3681CD5D" w14:textId="669A62B5" w:rsidR="00B7121D" w:rsidRPr="00857657" w:rsidRDefault="00B7121D"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OECD (2012) </w:t>
      </w:r>
      <w:r w:rsidRPr="00857657">
        <w:rPr>
          <w:rFonts w:asciiTheme="minorHAnsi" w:hAnsiTheme="minorHAnsi" w:cstheme="minorHAnsi"/>
          <w:i/>
          <w:iCs/>
          <w:color w:val="000000" w:themeColor="text1"/>
          <w:sz w:val="24"/>
          <w:szCs w:val="24"/>
        </w:rPr>
        <w:t>Teaching Practices and Pedagogical Innovation</w:t>
      </w:r>
      <w:r w:rsidR="00C17183" w:rsidRPr="00857657">
        <w:rPr>
          <w:rFonts w:asciiTheme="minorHAnsi" w:hAnsiTheme="minorHAnsi" w:cstheme="minorHAnsi"/>
          <w:i/>
          <w:iCs/>
          <w:color w:val="000000" w:themeColor="text1"/>
          <w:sz w:val="24"/>
          <w:szCs w:val="24"/>
        </w:rPr>
        <w:t>.</w:t>
      </w:r>
      <w:r w:rsidR="00840183" w:rsidRPr="00857657">
        <w:rPr>
          <w:rFonts w:asciiTheme="minorHAnsi" w:hAnsiTheme="minorHAnsi" w:cstheme="minorHAnsi"/>
          <w:i/>
          <w:iCs/>
          <w:color w:val="000000" w:themeColor="text1"/>
          <w:sz w:val="24"/>
          <w:szCs w:val="24"/>
        </w:rPr>
        <w:t xml:space="preserve"> </w:t>
      </w:r>
      <w:r w:rsidR="00840183" w:rsidRPr="00857657">
        <w:rPr>
          <w:rFonts w:asciiTheme="minorHAnsi" w:hAnsiTheme="minorHAnsi" w:cstheme="minorHAnsi"/>
          <w:color w:val="000000" w:themeColor="text1"/>
          <w:sz w:val="24"/>
          <w:szCs w:val="24"/>
        </w:rPr>
        <w:t>Paris: OECD Publishing.</w:t>
      </w:r>
      <w:r w:rsidR="00C17183" w:rsidRPr="00857657">
        <w:rPr>
          <w:rFonts w:asciiTheme="minorHAnsi" w:hAnsiTheme="minorHAnsi" w:cstheme="minorHAnsi"/>
          <w:i/>
          <w:iCs/>
          <w:color w:val="000000" w:themeColor="text1"/>
          <w:sz w:val="24"/>
          <w:szCs w:val="24"/>
        </w:rPr>
        <w:t xml:space="preserve"> </w:t>
      </w:r>
      <w:r w:rsidR="00826911" w:rsidRPr="00857657">
        <w:rPr>
          <w:rFonts w:asciiTheme="minorHAnsi" w:hAnsiTheme="minorHAnsi" w:cstheme="minorHAnsi"/>
          <w:color w:val="000000" w:themeColor="text1"/>
          <w:sz w:val="24"/>
          <w:szCs w:val="24"/>
        </w:rPr>
        <w:t xml:space="preserve">Available at: </w:t>
      </w:r>
      <w:hyperlink r:id="rId23" w:history="1">
        <w:r w:rsidR="00826911" w:rsidRPr="00857657">
          <w:rPr>
            <w:rStyle w:val="Hyperlink"/>
            <w:rFonts w:asciiTheme="minorHAnsi" w:hAnsiTheme="minorHAnsi" w:cstheme="minorHAnsi"/>
            <w:color w:val="000000" w:themeColor="text1"/>
            <w:sz w:val="24"/>
            <w:szCs w:val="24"/>
          </w:rPr>
          <w:t>https://read.oecd-ilibrary.org/education/teaching-practices-and-pedagogical-innovations_9789264123540-en</w:t>
        </w:r>
      </w:hyperlink>
      <w:r w:rsidR="00826911" w:rsidRPr="00857657">
        <w:rPr>
          <w:rFonts w:asciiTheme="minorHAnsi" w:hAnsiTheme="minorHAnsi" w:cstheme="minorHAnsi"/>
          <w:color w:val="000000" w:themeColor="text1"/>
          <w:sz w:val="24"/>
          <w:szCs w:val="24"/>
        </w:rPr>
        <w:t xml:space="preserve"> </w:t>
      </w:r>
    </w:p>
    <w:p w14:paraId="08748AB2" w14:textId="3A43D7BE" w:rsidR="00477C1A" w:rsidRPr="00857657" w:rsidRDefault="00477C1A"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OECD (2014) </w:t>
      </w:r>
      <w:r w:rsidRPr="00857657">
        <w:rPr>
          <w:rFonts w:asciiTheme="minorHAnsi" w:hAnsiTheme="minorHAnsi" w:cstheme="minorHAnsi"/>
          <w:i/>
          <w:iCs/>
          <w:color w:val="000000" w:themeColor="text1"/>
          <w:sz w:val="24"/>
          <w:szCs w:val="24"/>
        </w:rPr>
        <w:t>TALIS 2013 Results: An International Perspective on Teaching and Learning</w:t>
      </w:r>
      <w:r w:rsidR="00055EAD" w:rsidRPr="00857657">
        <w:rPr>
          <w:rFonts w:asciiTheme="minorHAnsi" w:hAnsiTheme="minorHAnsi" w:cstheme="minorHAnsi"/>
          <w:i/>
          <w:iCs/>
          <w:color w:val="000000" w:themeColor="text1"/>
          <w:sz w:val="24"/>
          <w:szCs w:val="24"/>
        </w:rPr>
        <w:t>.</w:t>
      </w:r>
    </w:p>
    <w:p w14:paraId="704BE642" w14:textId="2139B56A" w:rsidR="00477C1A" w:rsidRPr="00857657" w:rsidRDefault="00840183"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Paris: OECD Publishing. </w:t>
      </w:r>
      <w:r w:rsidR="00477C1A" w:rsidRPr="00857657">
        <w:rPr>
          <w:rFonts w:asciiTheme="minorHAnsi" w:hAnsiTheme="minorHAnsi" w:cstheme="minorHAnsi"/>
          <w:color w:val="000000" w:themeColor="text1"/>
          <w:sz w:val="24"/>
          <w:szCs w:val="24"/>
        </w:rPr>
        <w:t xml:space="preserve">Available at: </w:t>
      </w:r>
      <w:hyperlink r:id="rId24" w:history="1">
        <w:r w:rsidR="00826911" w:rsidRPr="00857657">
          <w:rPr>
            <w:rStyle w:val="Hyperlink"/>
            <w:rFonts w:asciiTheme="minorHAnsi" w:hAnsiTheme="minorHAnsi" w:cstheme="minorHAnsi"/>
            <w:color w:val="000000" w:themeColor="text1"/>
            <w:sz w:val="24"/>
            <w:szCs w:val="24"/>
          </w:rPr>
          <w:t>https://read.oecd-ilibrary.org/education/talis-2013-results_9789264196261-en</w:t>
        </w:r>
      </w:hyperlink>
    </w:p>
    <w:p w14:paraId="1B0609FA" w14:textId="5BFF8781" w:rsidR="00C17183" w:rsidRPr="00857657" w:rsidRDefault="009F13D3" w:rsidP="00A70E6A">
      <w:pPr>
        <w:autoSpaceDE w:val="0"/>
        <w:adjustRightInd w:val="0"/>
        <w:spacing w:line="360" w:lineRule="auto"/>
        <w:ind w:hanging="720"/>
        <w:rPr>
          <w:rStyle w:val="Hyperlink"/>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OECD (2015) </w:t>
      </w:r>
      <w:r w:rsidRPr="00857657">
        <w:rPr>
          <w:rFonts w:asciiTheme="minorHAnsi" w:hAnsiTheme="minorHAnsi" w:cstheme="minorHAnsi"/>
          <w:i/>
          <w:iCs/>
          <w:color w:val="000000" w:themeColor="text1"/>
          <w:sz w:val="24"/>
          <w:szCs w:val="24"/>
        </w:rPr>
        <w:t xml:space="preserve">Students, </w:t>
      </w:r>
      <w:r w:rsidR="00092031" w:rsidRPr="00857657">
        <w:rPr>
          <w:rFonts w:asciiTheme="minorHAnsi" w:hAnsiTheme="minorHAnsi" w:cstheme="minorHAnsi"/>
          <w:i/>
          <w:iCs/>
          <w:color w:val="000000" w:themeColor="text1"/>
          <w:sz w:val="24"/>
          <w:szCs w:val="24"/>
        </w:rPr>
        <w:t>Computers</w:t>
      </w:r>
      <w:r w:rsidRPr="00857657">
        <w:rPr>
          <w:rFonts w:asciiTheme="minorHAnsi" w:hAnsiTheme="minorHAnsi" w:cstheme="minorHAnsi"/>
          <w:i/>
          <w:iCs/>
          <w:color w:val="000000" w:themeColor="text1"/>
          <w:sz w:val="24"/>
          <w:szCs w:val="24"/>
        </w:rPr>
        <w:t xml:space="preserve"> and </w:t>
      </w:r>
      <w:r w:rsidR="00092031" w:rsidRPr="00857657">
        <w:rPr>
          <w:rFonts w:asciiTheme="minorHAnsi" w:hAnsiTheme="minorHAnsi" w:cstheme="minorHAnsi"/>
          <w:i/>
          <w:iCs/>
          <w:color w:val="000000" w:themeColor="text1"/>
          <w:sz w:val="24"/>
          <w:szCs w:val="24"/>
        </w:rPr>
        <w:t>L</w:t>
      </w:r>
      <w:r w:rsidRPr="00857657">
        <w:rPr>
          <w:rFonts w:asciiTheme="minorHAnsi" w:hAnsiTheme="minorHAnsi" w:cstheme="minorHAnsi"/>
          <w:i/>
          <w:iCs/>
          <w:color w:val="000000" w:themeColor="text1"/>
          <w:sz w:val="24"/>
          <w:szCs w:val="24"/>
        </w:rPr>
        <w:t>earning</w:t>
      </w:r>
      <w:r w:rsidR="00092031" w:rsidRPr="00857657">
        <w:rPr>
          <w:rFonts w:asciiTheme="minorHAnsi" w:hAnsiTheme="minorHAnsi" w:cstheme="minorHAnsi"/>
          <w:i/>
          <w:iCs/>
          <w:color w:val="000000" w:themeColor="text1"/>
          <w:sz w:val="24"/>
          <w:szCs w:val="24"/>
        </w:rPr>
        <w:t>:</w:t>
      </w:r>
      <w:r w:rsidRPr="00857657">
        <w:rPr>
          <w:rFonts w:asciiTheme="minorHAnsi" w:hAnsiTheme="minorHAnsi" w:cstheme="minorHAnsi"/>
          <w:i/>
          <w:iCs/>
          <w:color w:val="000000" w:themeColor="text1"/>
          <w:sz w:val="24"/>
          <w:szCs w:val="24"/>
        </w:rPr>
        <w:t xml:space="preserve"> Making the</w:t>
      </w:r>
      <w:r w:rsidR="00092031" w:rsidRPr="00857657">
        <w:rPr>
          <w:rFonts w:asciiTheme="minorHAnsi" w:hAnsiTheme="minorHAnsi" w:cstheme="minorHAnsi"/>
          <w:i/>
          <w:iCs/>
          <w:color w:val="000000" w:themeColor="text1"/>
          <w:sz w:val="24"/>
          <w:szCs w:val="24"/>
        </w:rPr>
        <w:t xml:space="preserve"> C</w:t>
      </w:r>
      <w:r w:rsidRPr="00857657">
        <w:rPr>
          <w:rFonts w:asciiTheme="minorHAnsi" w:hAnsiTheme="minorHAnsi" w:cstheme="minorHAnsi"/>
          <w:i/>
          <w:iCs/>
          <w:color w:val="000000" w:themeColor="text1"/>
          <w:sz w:val="24"/>
          <w:szCs w:val="24"/>
        </w:rPr>
        <w:t>onnection.</w:t>
      </w:r>
      <w:r w:rsidRPr="00857657">
        <w:rPr>
          <w:rFonts w:asciiTheme="minorHAnsi" w:hAnsiTheme="minorHAnsi" w:cstheme="minorHAnsi"/>
          <w:color w:val="000000" w:themeColor="text1"/>
          <w:sz w:val="24"/>
          <w:szCs w:val="24"/>
        </w:rPr>
        <w:t xml:space="preserve"> Paris: OECD Publishing. Available at: </w:t>
      </w:r>
      <w:hyperlink r:id="rId25" w:history="1">
        <w:r w:rsidR="00054E51" w:rsidRPr="00857657">
          <w:rPr>
            <w:rStyle w:val="Hyperlink"/>
            <w:rFonts w:asciiTheme="minorHAnsi" w:hAnsiTheme="minorHAnsi" w:cstheme="minorHAnsi"/>
            <w:color w:val="000000" w:themeColor="text1"/>
            <w:sz w:val="24"/>
            <w:szCs w:val="24"/>
          </w:rPr>
          <w:t>http://www.oecd.org/edu/students-computers-and-learning-9789264239555-en.htm</w:t>
        </w:r>
      </w:hyperlink>
      <w:r w:rsidR="00C17183" w:rsidRPr="00857657">
        <w:rPr>
          <w:rStyle w:val="Hyperlink"/>
          <w:rFonts w:asciiTheme="minorHAnsi" w:hAnsiTheme="minorHAnsi" w:cstheme="minorHAnsi"/>
          <w:color w:val="000000" w:themeColor="text1"/>
          <w:sz w:val="24"/>
          <w:szCs w:val="24"/>
        </w:rPr>
        <w:t xml:space="preserve"> </w:t>
      </w:r>
    </w:p>
    <w:p w14:paraId="1203B21C" w14:textId="4DBED567" w:rsidR="00E157E3" w:rsidRPr="00857657" w:rsidRDefault="00E157E3" w:rsidP="00A70E6A">
      <w:pPr>
        <w:autoSpaceDE w:val="0"/>
        <w:adjustRightInd w:val="0"/>
        <w:spacing w:line="360" w:lineRule="auto"/>
        <w:ind w:hanging="720"/>
        <w:rPr>
          <w:rStyle w:val="Hyperlink"/>
          <w:rFonts w:asciiTheme="minorHAnsi" w:hAnsiTheme="minorHAnsi" w:cstheme="minorHAnsi"/>
          <w:color w:val="000000" w:themeColor="text1"/>
          <w:sz w:val="24"/>
          <w:szCs w:val="24"/>
        </w:rPr>
      </w:pPr>
      <w:r w:rsidRPr="00857657">
        <w:rPr>
          <w:rStyle w:val="Hyperlink"/>
          <w:rFonts w:asciiTheme="minorHAnsi" w:hAnsiTheme="minorHAnsi" w:cstheme="minorHAnsi"/>
          <w:color w:val="000000" w:themeColor="text1"/>
          <w:sz w:val="24"/>
          <w:szCs w:val="24"/>
          <w:u w:val="none"/>
        </w:rPr>
        <w:t>OECD (2019</w:t>
      </w:r>
      <w:r w:rsidR="00653DF5" w:rsidRPr="00857657">
        <w:rPr>
          <w:rStyle w:val="Hyperlink"/>
          <w:rFonts w:asciiTheme="minorHAnsi" w:hAnsiTheme="minorHAnsi" w:cstheme="minorHAnsi"/>
          <w:color w:val="000000" w:themeColor="text1"/>
          <w:sz w:val="24"/>
          <w:szCs w:val="24"/>
          <w:u w:val="none"/>
        </w:rPr>
        <w:t>a</w:t>
      </w:r>
      <w:r w:rsidRPr="00857657">
        <w:rPr>
          <w:rStyle w:val="Hyperlink"/>
          <w:rFonts w:asciiTheme="minorHAnsi" w:hAnsiTheme="minorHAnsi" w:cstheme="minorHAnsi"/>
          <w:color w:val="000000" w:themeColor="text1"/>
          <w:sz w:val="24"/>
          <w:szCs w:val="24"/>
          <w:u w:val="none"/>
        </w:rPr>
        <w:t xml:space="preserve">) </w:t>
      </w:r>
      <w:r w:rsidRPr="00857657">
        <w:rPr>
          <w:rStyle w:val="Hyperlink"/>
          <w:rFonts w:asciiTheme="minorHAnsi" w:hAnsiTheme="minorHAnsi" w:cstheme="minorHAnsi"/>
          <w:i/>
          <w:iCs/>
          <w:color w:val="000000" w:themeColor="text1"/>
          <w:sz w:val="24"/>
          <w:szCs w:val="24"/>
          <w:u w:val="none"/>
        </w:rPr>
        <w:t>How’s Life in the Digital Age?</w:t>
      </w:r>
      <w:r w:rsidR="00674415" w:rsidRPr="00857657">
        <w:rPr>
          <w:rStyle w:val="Hyperlink"/>
          <w:rFonts w:asciiTheme="minorHAnsi" w:hAnsiTheme="minorHAnsi" w:cstheme="minorHAnsi"/>
          <w:i/>
          <w:iCs/>
          <w:color w:val="000000" w:themeColor="text1"/>
          <w:sz w:val="24"/>
          <w:szCs w:val="24"/>
          <w:u w:val="none"/>
        </w:rPr>
        <w:t xml:space="preserve"> Opportunities and Risks of the Digital Transformation for People’s Well-being.</w:t>
      </w:r>
      <w:r w:rsidR="00674415" w:rsidRPr="00857657">
        <w:rPr>
          <w:rStyle w:val="Hyperlink"/>
          <w:rFonts w:asciiTheme="minorHAnsi" w:hAnsiTheme="minorHAnsi" w:cstheme="minorHAnsi"/>
          <w:color w:val="000000" w:themeColor="text1"/>
          <w:sz w:val="24"/>
          <w:szCs w:val="24"/>
          <w:u w:val="none"/>
        </w:rPr>
        <w:t xml:space="preserve"> Paris: OECD Publishing. Available at: </w:t>
      </w:r>
      <w:hyperlink r:id="rId26" w:history="1">
        <w:r w:rsidR="00826911" w:rsidRPr="00857657">
          <w:rPr>
            <w:rStyle w:val="Hyperlink"/>
            <w:rFonts w:asciiTheme="minorHAnsi" w:hAnsiTheme="minorHAnsi" w:cstheme="minorHAnsi"/>
            <w:color w:val="000000" w:themeColor="text1"/>
            <w:sz w:val="24"/>
            <w:szCs w:val="24"/>
          </w:rPr>
          <w:t>https://www.oecd-ilibrary.org/docserver/9789264311800-en.pdf</w:t>
        </w:r>
      </w:hyperlink>
      <w:r w:rsidR="00826911" w:rsidRPr="00857657">
        <w:rPr>
          <w:rStyle w:val="Hyperlink"/>
          <w:rFonts w:asciiTheme="minorHAnsi" w:hAnsiTheme="minorHAnsi" w:cstheme="minorHAnsi"/>
          <w:color w:val="000000" w:themeColor="text1"/>
          <w:sz w:val="24"/>
          <w:szCs w:val="24"/>
          <w:u w:val="none"/>
        </w:rPr>
        <w:t xml:space="preserve"> </w:t>
      </w:r>
    </w:p>
    <w:p w14:paraId="07FB9575" w14:textId="329B4FE7" w:rsidR="00653DF5" w:rsidRPr="00857657" w:rsidRDefault="00653DF5"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OECD (2019b) </w:t>
      </w:r>
      <w:r w:rsidRPr="00857657">
        <w:rPr>
          <w:rFonts w:asciiTheme="minorHAnsi" w:hAnsiTheme="minorHAnsi" w:cstheme="minorHAnsi"/>
          <w:i/>
          <w:iCs/>
          <w:color w:val="000000" w:themeColor="text1"/>
          <w:sz w:val="24"/>
          <w:szCs w:val="24"/>
        </w:rPr>
        <w:t xml:space="preserve">Pisa 2021 ICT Framework. </w:t>
      </w:r>
      <w:r w:rsidRPr="00857657">
        <w:rPr>
          <w:rFonts w:asciiTheme="minorHAnsi" w:hAnsiTheme="minorHAnsi" w:cstheme="minorHAnsi"/>
          <w:color w:val="000000" w:themeColor="text1"/>
          <w:sz w:val="24"/>
          <w:szCs w:val="24"/>
        </w:rPr>
        <w:t>Paris: OECD Publishing. Available at:</w:t>
      </w:r>
      <w:r w:rsidR="00C17183" w:rsidRPr="00857657">
        <w:rPr>
          <w:rFonts w:asciiTheme="minorHAnsi" w:hAnsiTheme="minorHAnsi" w:cstheme="minorHAnsi"/>
          <w:color w:val="000000" w:themeColor="text1"/>
          <w:sz w:val="24"/>
          <w:szCs w:val="24"/>
        </w:rPr>
        <w:t xml:space="preserve"> </w:t>
      </w:r>
      <w:hyperlink r:id="rId27" w:history="1">
        <w:r w:rsidR="00C17183" w:rsidRPr="00857657">
          <w:rPr>
            <w:rStyle w:val="Hyperlink"/>
            <w:rFonts w:asciiTheme="minorHAnsi" w:hAnsiTheme="minorHAnsi" w:cstheme="minorHAnsi"/>
            <w:color w:val="000000" w:themeColor="text1"/>
            <w:sz w:val="24"/>
            <w:szCs w:val="24"/>
          </w:rPr>
          <w:t>https://www.oecd.org/pisa/sitedocument/PISA-2021-ICT-framework.pdf</w:t>
        </w:r>
      </w:hyperlink>
      <w:r w:rsidR="00C17183" w:rsidRPr="00857657">
        <w:rPr>
          <w:rFonts w:asciiTheme="minorHAnsi" w:hAnsiTheme="minorHAnsi" w:cstheme="minorHAnsi"/>
          <w:color w:val="000000" w:themeColor="text1"/>
          <w:sz w:val="24"/>
          <w:szCs w:val="24"/>
        </w:rPr>
        <w:t xml:space="preserve"> </w:t>
      </w:r>
    </w:p>
    <w:p w14:paraId="0B552118" w14:textId="35286AC0" w:rsidR="00C95878" w:rsidRPr="00857657" w:rsidRDefault="00C95878" w:rsidP="00A70E6A">
      <w:pPr>
        <w:autoSpaceDE w:val="0"/>
        <w:adjustRightInd w:val="0"/>
        <w:spacing w:line="360" w:lineRule="auto"/>
        <w:ind w:hanging="720"/>
        <w:rPr>
          <w:rFonts w:asciiTheme="minorHAnsi" w:hAnsiTheme="minorHAnsi" w:cstheme="minorHAnsi"/>
          <w:b/>
          <w:bCs/>
          <w:color w:val="000000" w:themeColor="text1"/>
          <w:sz w:val="24"/>
          <w:szCs w:val="24"/>
        </w:rPr>
      </w:pPr>
      <w:r w:rsidRPr="00857657">
        <w:rPr>
          <w:rFonts w:asciiTheme="minorHAnsi" w:hAnsiTheme="minorHAnsi" w:cstheme="minorHAnsi"/>
          <w:color w:val="000000" w:themeColor="text1"/>
          <w:sz w:val="24"/>
          <w:szCs w:val="24"/>
        </w:rPr>
        <w:t xml:space="preserve">O’Mahony, Tom (2017) ‘The Impact of a Constructivist Approach to Assessment and Feedback on Student Satisfaction and Learning: A case-study’, </w:t>
      </w:r>
      <w:r w:rsidRPr="00857657">
        <w:rPr>
          <w:rFonts w:asciiTheme="minorHAnsi" w:hAnsiTheme="minorHAnsi" w:cstheme="minorHAnsi"/>
          <w:i/>
          <w:iCs/>
          <w:color w:val="000000" w:themeColor="text1"/>
          <w:sz w:val="24"/>
          <w:szCs w:val="24"/>
        </w:rPr>
        <w:t xml:space="preserve">All Ireland Journal of Teaching and Learning in Higher Education, </w:t>
      </w:r>
      <w:r w:rsidRPr="00857657">
        <w:rPr>
          <w:rFonts w:asciiTheme="minorHAnsi" w:hAnsiTheme="minorHAnsi" w:cstheme="minorHAnsi"/>
          <w:color w:val="000000" w:themeColor="text1"/>
          <w:sz w:val="24"/>
          <w:szCs w:val="24"/>
        </w:rPr>
        <w:t>9, pp.</w:t>
      </w:r>
      <w:r w:rsidR="00FF6385" w:rsidRPr="00857657">
        <w:rPr>
          <w:rFonts w:asciiTheme="minorHAnsi" w:hAnsiTheme="minorHAnsi" w:cstheme="minorHAnsi"/>
          <w:color w:val="000000" w:themeColor="text1"/>
          <w:sz w:val="24"/>
          <w:szCs w:val="24"/>
        </w:rPr>
        <w:t>2871-28719.</w:t>
      </w:r>
    </w:p>
    <w:p w14:paraId="1CE3ADE5" w14:textId="3012B549" w:rsidR="002E0EBB" w:rsidRPr="00857657" w:rsidRDefault="002E0EBB"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Palak, D. &amp; Wallis, R. (2009) ‘Teacher’s beliefs and technology practices: A mixed-methods approach’, </w:t>
      </w:r>
      <w:r w:rsidRPr="00857657">
        <w:rPr>
          <w:rFonts w:asciiTheme="minorHAnsi" w:hAnsiTheme="minorHAnsi" w:cstheme="minorHAnsi"/>
          <w:i/>
          <w:iCs/>
          <w:color w:val="000000" w:themeColor="text1"/>
          <w:sz w:val="24"/>
          <w:szCs w:val="24"/>
        </w:rPr>
        <w:t xml:space="preserve">Journal of Research on Technology in Education, </w:t>
      </w:r>
      <w:r w:rsidRPr="00857657">
        <w:rPr>
          <w:rFonts w:asciiTheme="minorHAnsi" w:hAnsiTheme="minorHAnsi" w:cstheme="minorHAnsi"/>
          <w:color w:val="000000" w:themeColor="text1"/>
          <w:sz w:val="24"/>
          <w:szCs w:val="24"/>
        </w:rPr>
        <w:t xml:space="preserve">41(4), </w:t>
      </w:r>
      <w:r w:rsidR="00826911" w:rsidRPr="00857657">
        <w:rPr>
          <w:rFonts w:asciiTheme="minorHAnsi" w:hAnsiTheme="minorHAnsi" w:cstheme="minorHAnsi"/>
          <w:color w:val="000000" w:themeColor="text1"/>
          <w:sz w:val="24"/>
          <w:szCs w:val="24"/>
        </w:rPr>
        <w:t>pp.</w:t>
      </w:r>
      <w:r w:rsidRPr="00857657">
        <w:rPr>
          <w:rFonts w:asciiTheme="minorHAnsi" w:hAnsiTheme="minorHAnsi" w:cstheme="minorHAnsi"/>
          <w:color w:val="000000" w:themeColor="text1"/>
          <w:sz w:val="24"/>
          <w:szCs w:val="24"/>
        </w:rPr>
        <w:t>417-441.</w:t>
      </w:r>
    </w:p>
    <w:p w14:paraId="5C6C154D" w14:textId="39FCEEF0" w:rsidR="0031292F" w:rsidRPr="00857657" w:rsidRDefault="0031292F"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P</w:t>
      </w:r>
      <w:r w:rsidR="00EF0F9E" w:rsidRPr="00857657">
        <w:rPr>
          <w:rFonts w:asciiTheme="minorHAnsi" w:hAnsiTheme="minorHAnsi" w:cstheme="minorHAnsi"/>
          <w:color w:val="000000" w:themeColor="text1"/>
          <w:sz w:val="24"/>
          <w:szCs w:val="24"/>
        </w:rPr>
        <w:t xml:space="preserve">rofessional </w:t>
      </w:r>
      <w:r w:rsidRPr="00857657">
        <w:rPr>
          <w:rFonts w:asciiTheme="minorHAnsi" w:hAnsiTheme="minorHAnsi" w:cstheme="minorHAnsi"/>
          <w:color w:val="000000" w:themeColor="text1"/>
          <w:sz w:val="24"/>
          <w:szCs w:val="24"/>
        </w:rPr>
        <w:t>D</w:t>
      </w:r>
      <w:r w:rsidR="00EF0F9E" w:rsidRPr="00857657">
        <w:rPr>
          <w:rFonts w:asciiTheme="minorHAnsi" w:hAnsiTheme="minorHAnsi" w:cstheme="minorHAnsi"/>
          <w:color w:val="000000" w:themeColor="text1"/>
          <w:sz w:val="24"/>
          <w:szCs w:val="24"/>
        </w:rPr>
        <w:t xml:space="preserve">evelopment </w:t>
      </w:r>
      <w:r w:rsidR="00840183" w:rsidRPr="00857657">
        <w:rPr>
          <w:rFonts w:asciiTheme="minorHAnsi" w:hAnsiTheme="minorHAnsi" w:cstheme="minorHAnsi"/>
          <w:color w:val="000000" w:themeColor="text1"/>
          <w:sz w:val="24"/>
          <w:szCs w:val="24"/>
        </w:rPr>
        <w:t xml:space="preserve">Service </w:t>
      </w:r>
      <w:r w:rsidR="00EF0F9E" w:rsidRPr="00857657">
        <w:rPr>
          <w:rFonts w:asciiTheme="minorHAnsi" w:hAnsiTheme="minorHAnsi" w:cstheme="minorHAnsi"/>
          <w:color w:val="000000" w:themeColor="text1"/>
          <w:sz w:val="24"/>
          <w:szCs w:val="24"/>
        </w:rPr>
        <w:t xml:space="preserve">for </w:t>
      </w:r>
      <w:r w:rsidRPr="00857657">
        <w:rPr>
          <w:rFonts w:asciiTheme="minorHAnsi" w:hAnsiTheme="minorHAnsi" w:cstheme="minorHAnsi"/>
          <w:color w:val="000000" w:themeColor="text1"/>
          <w:sz w:val="24"/>
          <w:szCs w:val="24"/>
        </w:rPr>
        <w:t>T</w:t>
      </w:r>
      <w:r w:rsidR="00EF0F9E" w:rsidRPr="00857657">
        <w:rPr>
          <w:rFonts w:asciiTheme="minorHAnsi" w:hAnsiTheme="minorHAnsi" w:cstheme="minorHAnsi"/>
          <w:color w:val="000000" w:themeColor="text1"/>
          <w:sz w:val="24"/>
          <w:szCs w:val="24"/>
        </w:rPr>
        <w:t>eachers</w:t>
      </w:r>
      <w:r w:rsidR="00795F80" w:rsidRPr="00857657">
        <w:rPr>
          <w:rFonts w:asciiTheme="minorHAnsi" w:hAnsiTheme="minorHAnsi" w:cstheme="minorHAnsi"/>
          <w:color w:val="000000" w:themeColor="text1"/>
          <w:sz w:val="24"/>
          <w:szCs w:val="24"/>
        </w:rPr>
        <w:t xml:space="preserve"> (2017) </w:t>
      </w:r>
      <w:r w:rsidR="00795F80" w:rsidRPr="00857657">
        <w:rPr>
          <w:rFonts w:asciiTheme="minorHAnsi" w:hAnsiTheme="minorHAnsi" w:cstheme="minorHAnsi"/>
          <w:i/>
          <w:iCs/>
          <w:color w:val="000000" w:themeColor="text1"/>
          <w:sz w:val="24"/>
          <w:szCs w:val="24"/>
        </w:rPr>
        <w:t>Digital Learning Framework for Post-Primary Schools</w:t>
      </w:r>
      <w:r w:rsidR="00795F80" w:rsidRPr="00857657">
        <w:rPr>
          <w:rFonts w:asciiTheme="minorHAnsi" w:hAnsiTheme="minorHAnsi" w:cstheme="minorHAnsi"/>
          <w:color w:val="000000" w:themeColor="text1"/>
          <w:sz w:val="24"/>
          <w:szCs w:val="24"/>
        </w:rPr>
        <w:t xml:space="preserve">. </w:t>
      </w:r>
      <w:r w:rsidR="00781BB7" w:rsidRPr="00857657">
        <w:rPr>
          <w:rFonts w:asciiTheme="minorHAnsi" w:hAnsiTheme="minorHAnsi" w:cstheme="minorHAnsi"/>
          <w:color w:val="000000" w:themeColor="text1"/>
          <w:sz w:val="24"/>
          <w:szCs w:val="24"/>
        </w:rPr>
        <w:t>Dublin: Department of Education and S</w:t>
      </w:r>
      <w:r w:rsidR="0032677F" w:rsidRPr="00857657">
        <w:rPr>
          <w:rFonts w:asciiTheme="minorHAnsi" w:hAnsiTheme="minorHAnsi" w:cstheme="minorHAnsi"/>
          <w:color w:val="000000" w:themeColor="text1"/>
          <w:sz w:val="24"/>
          <w:szCs w:val="24"/>
        </w:rPr>
        <w:t>k</w:t>
      </w:r>
      <w:r w:rsidR="00781BB7" w:rsidRPr="00857657">
        <w:rPr>
          <w:rFonts w:asciiTheme="minorHAnsi" w:hAnsiTheme="minorHAnsi" w:cstheme="minorHAnsi"/>
          <w:color w:val="000000" w:themeColor="text1"/>
          <w:sz w:val="24"/>
          <w:szCs w:val="24"/>
        </w:rPr>
        <w:t>ills</w:t>
      </w:r>
      <w:r w:rsidR="0032677F" w:rsidRPr="00857657">
        <w:rPr>
          <w:rFonts w:asciiTheme="minorHAnsi" w:hAnsiTheme="minorHAnsi" w:cstheme="minorHAnsi"/>
          <w:color w:val="000000" w:themeColor="text1"/>
          <w:sz w:val="24"/>
          <w:szCs w:val="24"/>
        </w:rPr>
        <w:t>. Available at:</w:t>
      </w:r>
      <w:r w:rsidR="00C17183" w:rsidRPr="00857657">
        <w:rPr>
          <w:rFonts w:asciiTheme="minorHAnsi" w:hAnsiTheme="minorHAnsi" w:cstheme="minorHAnsi"/>
          <w:color w:val="000000" w:themeColor="text1"/>
          <w:sz w:val="24"/>
          <w:szCs w:val="24"/>
        </w:rPr>
        <w:t xml:space="preserve"> </w:t>
      </w:r>
      <w:hyperlink r:id="rId28" w:history="1">
        <w:r w:rsidR="00C17183" w:rsidRPr="00857657">
          <w:rPr>
            <w:rStyle w:val="Hyperlink"/>
            <w:rFonts w:asciiTheme="minorHAnsi" w:hAnsiTheme="minorHAnsi" w:cstheme="minorHAnsi"/>
            <w:color w:val="000000" w:themeColor="text1"/>
            <w:sz w:val="24"/>
            <w:szCs w:val="24"/>
          </w:rPr>
          <w:t>https://www.pdsttechnologyineducation.ie/en/Planning/Digital-Learning-Framework/Digital-Learning-Framework-Post-Primary.pdf</w:t>
        </w:r>
      </w:hyperlink>
      <w:r w:rsidRPr="00857657">
        <w:rPr>
          <w:rFonts w:asciiTheme="minorHAnsi" w:hAnsiTheme="minorHAnsi" w:cstheme="minorHAnsi"/>
          <w:color w:val="000000" w:themeColor="text1"/>
          <w:sz w:val="24"/>
          <w:szCs w:val="24"/>
        </w:rPr>
        <w:t xml:space="preserve"> </w:t>
      </w:r>
    </w:p>
    <w:p w14:paraId="376743E1" w14:textId="53D7BA30" w:rsidR="005351C6" w:rsidRPr="00857657" w:rsidRDefault="005351C6"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Putten, S., Stols, G. &amp; Howie, S. (2014) ‘Do prospective mathematics teachers teach who they say they are?’, </w:t>
      </w:r>
      <w:r w:rsidRPr="00857657">
        <w:rPr>
          <w:rFonts w:asciiTheme="minorHAnsi" w:hAnsiTheme="minorHAnsi" w:cstheme="minorHAnsi"/>
          <w:i/>
          <w:iCs/>
          <w:color w:val="000000" w:themeColor="text1"/>
          <w:sz w:val="24"/>
          <w:szCs w:val="24"/>
        </w:rPr>
        <w:t xml:space="preserve">Journal of Mathematics Teacher Education, </w:t>
      </w:r>
      <w:r w:rsidRPr="00857657">
        <w:rPr>
          <w:rFonts w:asciiTheme="minorHAnsi" w:hAnsiTheme="minorHAnsi" w:cstheme="minorHAnsi"/>
          <w:color w:val="000000" w:themeColor="text1"/>
          <w:sz w:val="24"/>
          <w:szCs w:val="24"/>
        </w:rPr>
        <w:t>17(4), pp.369-392.</w:t>
      </w:r>
    </w:p>
    <w:p w14:paraId="7A511216" w14:textId="6C83F076" w:rsidR="0007352C" w:rsidRPr="00857657" w:rsidRDefault="00054E51"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Rosenberg, M. (2001) </w:t>
      </w:r>
      <w:r w:rsidRPr="00857657">
        <w:rPr>
          <w:rFonts w:asciiTheme="minorHAnsi" w:hAnsiTheme="minorHAnsi" w:cstheme="minorHAnsi"/>
          <w:i/>
          <w:iCs/>
          <w:color w:val="000000" w:themeColor="text1"/>
          <w:sz w:val="24"/>
          <w:szCs w:val="24"/>
        </w:rPr>
        <w:t>E-learning: strategies for delivering knowledge in the digital age.</w:t>
      </w:r>
      <w:r w:rsidR="00442A51" w:rsidRPr="00857657">
        <w:rPr>
          <w:rFonts w:asciiTheme="minorHAnsi" w:hAnsiTheme="minorHAnsi" w:cstheme="minorHAnsi"/>
          <w:i/>
          <w:iCs/>
          <w:color w:val="000000" w:themeColor="text1"/>
          <w:sz w:val="24"/>
          <w:szCs w:val="24"/>
        </w:rPr>
        <w:t xml:space="preserve"> </w:t>
      </w:r>
      <w:r w:rsidRPr="00857657">
        <w:rPr>
          <w:rFonts w:asciiTheme="minorHAnsi" w:hAnsiTheme="minorHAnsi" w:cstheme="minorHAnsi"/>
          <w:color w:val="000000" w:themeColor="text1"/>
          <w:sz w:val="24"/>
          <w:szCs w:val="24"/>
        </w:rPr>
        <w:t>New York</w:t>
      </w:r>
      <w:r w:rsidR="00442A51" w:rsidRPr="00857657">
        <w:rPr>
          <w:rFonts w:asciiTheme="minorHAnsi" w:hAnsiTheme="minorHAnsi" w:cstheme="minorHAnsi"/>
          <w:color w:val="000000" w:themeColor="text1"/>
          <w:sz w:val="24"/>
          <w:szCs w:val="24"/>
        </w:rPr>
        <w:t>: McGraw Hill.</w:t>
      </w:r>
    </w:p>
    <w:p w14:paraId="0B3E320C" w14:textId="1A28B8AA" w:rsidR="008F7429" w:rsidRPr="00857657" w:rsidRDefault="008F7429"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Servon, L.J. (2008) </w:t>
      </w:r>
      <w:r w:rsidRPr="00857657">
        <w:rPr>
          <w:rFonts w:asciiTheme="minorHAnsi" w:hAnsiTheme="minorHAnsi" w:cstheme="minorHAnsi"/>
          <w:i/>
          <w:iCs/>
          <w:color w:val="000000" w:themeColor="text1"/>
          <w:sz w:val="24"/>
          <w:szCs w:val="24"/>
        </w:rPr>
        <w:t xml:space="preserve">Bridging the digital divide: Technology, community and </w:t>
      </w:r>
      <w:r w:rsidR="005F7B28" w:rsidRPr="00857657">
        <w:rPr>
          <w:rFonts w:asciiTheme="minorHAnsi" w:hAnsiTheme="minorHAnsi" w:cstheme="minorHAnsi"/>
          <w:i/>
          <w:iCs/>
          <w:color w:val="000000" w:themeColor="text1"/>
          <w:sz w:val="24"/>
          <w:szCs w:val="24"/>
        </w:rPr>
        <w:t xml:space="preserve">public policy. </w:t>
      </w:r>
      <w:r w:rsidR="005F7B28" w:rsidRPr="00857657">
        <w:rPr>
          <w:rFonts w:asciiTheme="minorHAnsi" w:hAnsiTheme="minorHAnsi" w:cstheme="minorHAnsi"/>
          <w:color w:val="000000" w:themeColor="text1"/>
          <w:sz w:val="24"/>
          <w:szCs w:val="24"/>
        </w:rPr>
        <w:t xml:space="preserve">New Jersey: John Wiley </w:t>
      </w:r>
      <w:r w:rsidR="00B04203" w:rsidRPr="00857657">
        <w:rPr>
          <w:rFonts w:asciiTheme="minorHAnsi" w:hAnsiTheme="minorHAnsi" w:cstheme="minorHAnsi"/>
          <w:color w:val="000000" w:themeColor="text1"/>
          <w:sz w:val="24"/>
          <w:szCs w:val="24"/>
        </w:rPr>
        <w:t>&amp; Sons.</w:t>
      </w:r>
    </w:p>
    <w:p w14:paraId="27410CE1" w14:textId="05F4CB2D" w:rsidR="00826911" w:rsidRPr="00857657" w:rsidRDefault="00826911"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Sadovnik, A. (2011) </w:t>
      </w:r>
      <w:r w:rsidRPr="00857657">
        <w:rPr>
          <w:rFonts w:asciiTheme="minorHAnsi" w:hAnsiTheme="minorHAnsi" w:cstheme="minorHAnsi"/>
          <w:i/>
          <w:iCs/>
          <w:color w:val="000000" w:themeColor="text1"/>
          <w:sz w:val="24"/>
          <w:szCs w:val="24"/>
        </w:rPr>
        <w:t xml:space="preserve">Sociology of Education: A Critical Reader. </w:t>
      </w:r>
      <w:r w:rsidRPr="00857657">
        <w:rPr>
          <w:rFonts w:asciiTheme="minorHAnsi" w:hAnsiTheme="minorHAnsi" w:cstheme="minorHAnsi"/>
          <w:color w:val="000000" w:themeColor="text1"/>
          <w:sz w:val="24"/>
          <w:szCs w:val="24"/>
        </w:rPr>
        <w:t>London:</w:t>
      </w:r>
      <w:del w:id="443" w:author="MAC LIATHAIN, CIAN" w:date="2021-03-11T15:57:00Z">
        <w:r w:rsidRPr="00857657" w:rsidDel="00F8274F">
          <w:rPr>
            <w:rFonts w:asciiTheme="minorHAnsi" w:hAnsiTheme="minorHAnsi" w:cstheme="minorHAnsi"/>
            <w:color w:val="000000" w:themeColor="text1"/>
            <w:sz w:val="24"/>
            <w:szCs w:val="24"/>
          </w:rPr>
          <w:delText xml:space="preserve">  </w:delText>
        </w:r>
      </w:del>
      <w:ins w:id="444" w:author="MAC LIATHAIN, CIAN" w:date="2021-03-11T15:57:00Z">
        <w:r w:rsidR="00F8274F">
          <w:rPr>
            <w:rFonts w:asciiTheme="minorHAnsi" w:hAnsiTheme="minorHAnsi" w:cstheme="minorHAnsi"/>
            <w:color w:val="000000" w:themeColor="text1"/>
            <w:sz w:val="24"/>
            <w:szCs w:val="24"/>
          </w:rPr>
          <w:t xml:space="preserve"> </w:t>
        </w:r>
      </w:ins>
      <w:r w:rsidRPr="00857657">
        <w:rPr>
          <w:rFonts w:asciiTheme="minorHAnsi" w:hAnsiTheme="minorHAnsi" w:cstheme="minorHAnsi"/>
          <w:color w:val="000000" w:themeColor="text1"/>
          <w:sz w:val="24"/>
          <w:szCs w:val="24"/>
        </w:rPr>
        <w:t>Routledge.</w:t>
      </w:r>
    </w:p>
    <w:p w14:paraId="16D81E3B" w14:textId="08860A3D" w:rsidR="00E136C6" w:rsidRPr="00857657" w:rsidRDefault="00E136C6"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lastRenderedPageBreak/>
        <w:t>Sorensen, T. &amp; Robertson, L. (2017) ‘The OECD program TALIS and Framing, Measuring and Selling Quality Teacher’ in Akiba, M. &amp; LeTendre, G.</w:t>
      </w:r>
      <w:r w:rsidR="005630CA" w:rsidRPr="00857657">
        <w:rPr>
          <w:rFonts w:asciiTheme="minorHAnsi" w:hAnsiTheme="minorHAnsi" w:cstheme="minorHAnsi"/>
          <w:color w:val="000000" w:themeColor="text1"/>
          <w:sz w:val="24"/>
          <w:szCs w:val="24"/>
        </w:rPr>
        <w:t xml:space="preserve"> </w:t>
      </w:r>
      <w:r w:rsidRPr="00857657">
        <w:rPr>
          <w:rFonts w:asciiTheme="minorHAnsi" w:hAnsiTheme="minorHAnsi" w:cstheme="minorHAnsi"/>
          <w:color w:val="000000" w:themeColor="text1"/>
          <w:sz w:val="24"/>
          <w:szCs w:val="24"/>
        </w:rPr>
        <w:t xml:space="preserve">K. (eds.) </w:t>
      </w:r>
      <w:r w:rsidRPr="00857657">
        <w:rPr>
          <w:rFonts w:asciiTheme="minorHAnsi" w:hAnsiTheme="minorHAnsi" w:cstheme="minorHAnsi"/>
          <w:i/>
          <w:iCs/>
          <w:color w:val="000000" w:themeColor="text1"/>
          <w:sz w:val="24"/>
          <w:szCs w:val="24"/>
        </w:rPr>
        <w:t xml:space="preserve">Routledge International Handbook of Teacher Quality and </w:t>
      </w:r>
      <w:r w:rsidR="00F91CDB" w:rsidRPr="00857657">
        <w:rPr>
          <w:rFonts w:asciiTheme="minorHAnsi" w:hAnsiTheme="minorHAnsi" w:cstheme="minorHAnsi"/>
          <w:i/>
          <w:iCs/>
          <w:color w:val="000000" w:themeColor="text1"/>
          <w:sz w:val="24"/>
          <w:szCs w:val="24"/>
        </w:rPr>
        <w:t>P</w:t>
      </w:r>
      <w:r w:rsidRPr="00857657">
        <w:rPr>
          <w:rFonts w:asciiTheme="minorHAnsi" w:hAnsiTheme="minorHAnsi" w:cstheme="minorHAnsi"/>
          <w:i/>
          <w:iCs/>
          <w:color w:val="000000" w:themeColor="text1"/>
          <w:sz w:val="24"/>
          <w:szCs w:val="24"/>
        </w:rPr>
        <w:t>olicy</w:t>
      </w:r>
      <w:r w:rsidR="00322639" w:rsidRPr="00857657">
        <w:rPr>
          <w:rFonts w:asciiTheme="minorHAnsi" w:hAnsiTheme="minorHAnsi" w:cstheme="minorHAnsi"/>
          <w:i/>
          <w:iCs/>
          <w:color w:val="000000" w:themeColor="text1"/>
          <w:sz w:val="24"/>
          <w:szCs w:val="24"/>
        </w:rPr>
        <w:t xml:space="preserve">, </w:t>
      </w:r>
      <w:r w:rsidR="00322639" w:rsidRPr="00857657">
        <w:rPr>
          <w:rFonts w:asciiTheme="minorHAnsi" w:hAnsiTheme="minorHAnsi" w:cstheme="minorHAnsi"/>
          <w:color w:val="000000" w:themeColor="text1"/>
          <w:sz w:val="24"/>
          <w:szCs w:val="24"/>
        </w:rPr>
        <w:t>pp.117-131.</w:t>
      </w:r>
    </w:p>
    <w:p w14:paraId="4A4D446F" w14:textId="486E304F" w:rsidR="00BB2D37" w:rsidRPr="00857657" w:rsidRDefault="00BB2D37"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Shiel, G. &amp; Kelleher, C. (2017) </w:t>
      </w:r>
      <w:r w:rsidRPr="00857657">
        <w:rPr>
          <w:rFonts w:asciiTheme="minorHAnsi" w:hAnsiTheme="minorHAnsi" w:cstheme="minorHAnsi"/>
          <w:i/>
          <w:iCs/>
          <w:color w:val="000000" w:themeColor="text1"/>
          <w:sz w:val="24"/>
          <w:szCs w:val="24"/>
        </w:rPr>
        <w:t>An Evaluation of the Impact of Project Maths on the Performance of Students in Junior Cycle Mathematics.</w:t>
      </w:r>
      <w:r w:rsidRPr="00857657">
        <w:rPr>
          <w:rFonts w:asciiTheme="minorHAnsi" w:hAnsiTheme="minorHAnsi" w:cstheme="minorHAnsi"/>
          <w:color w:val="000000" w:themeColor="text1"/>
          <w:sz w:val="24"/>
          <w:szCs w:val="24"/>
        </w:rPr>
        <w:t xml:space="preserve"> Dublin: Educational Research Centre. Available at: </w:t>
      </w:r>
      <w:hyperlink r:id="rId29" w:history="1">
        <w:r w:rsidRPr="00857657">
          <w:rPr>
            <w:rStyle w:val="Hyperlink"/>
            <w:rFonts w:asciiTheme="minorHAnsi" w:hAnsiTheme="minorHAnsi" w:cstheme="minorHAnsi"/>
            <w:color w:val="000000" w:themeColor="text1"/>
            <w:sz w:val="24"/>
            <w:szCs w:val="24"/>
          </w:rPr>
          <w:t>https://ncca.ie/media/3629/pm_evaluation_strand1_2017.pdf</w:t>
        </w:r>
      </w:hyperlink>
      <w:r w:rsidRPr="00857657">
        <w:rPr>
          <w:rFonts w:asciiTheme="minorHAnsi" w:hAnsiTheme="minorHAnsi" w:cstheme="minorHAnsi"/>
          <w:color w:val="000000" w:themeColor="text1"/>
          <w:sz w:val="24"/>
          <w:szCs w:val="24"/>
        </w:rPr>
        <w:t xml:space="preserve"> </w:t>
      </w:r>
    </w:p>
    <w:p w14:paraId="713965A3" w14:textId="110D67A1" w:rsidR="00BD6E22" w:rsidRPr="00857657" w:rsidRDefault="005C75BF"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Tabach, M. &amp; Slutzky, G. (</w:t>
      </w:r>
      <w:r w:rsidR="009750B3" w:rsidRPr="00857657">
        <w:rPr>
          <w:rFonts w:asciiTheme="minorHAnsi" w:hAnsiTheme="minorHAnsi" w:cstheme="minorHAnsi"/>
          <w:color w:val="000000" w:themeColor="text1"/>
          <w:sz w:val="24"/>
          <w:szCs w:val="24"/>
        </w:rPr>
        <w:t xml:space="preserve">2017) ‘Studying the Practice of High School Mathematics Teachers in a Single Computer Setting’, </w:t>
      </w:r>
      <w:r w:rsidR="008F3C82" w:rsidRPr="00857657">
        <w:rPr>
          <w:rFonts w:asciiTheme="minorHAnsi" w:hAnsiTheme="minorHAnsi" w:cstheme="minorHAnsi"/>
          <w:i/>
          <w:iCs/>
          <w:color w:val="000000" w:themeColor="text1"/>
          <w:sz w:val="24"/>
          <w:szCs w:val="24"/>
        </w:rPr>
        <w:t>Mathematics Education in the Digital Era</w:t>
      </w:r>
      <w:r w:rsidR="00ED6E5A" w:rsidRPr="00857657">
        <w:rPr>
          <w:rFonts w:asciiTheme="minorHAnsi" w:hAnsiTheme="minorHAnsi" w:cstheme="minorHAnsi"/>
          <w:i/>
          <w:iCs/>
          <w:color w:val="000000" w:themeColor="text1"/>
          <w:sz w:val="24"/>
          <w:szCs w:val="24"/>
        </w:rPr>
        <w:t xml:space="preserve">, </w:t>
      </w:r>
      <w:r w:rsidR="00ED6E5A" w:rsidRPr="00857657">
        <w:rPr>
          <w:rFonts w:asciiTheme="minorHAnsi" w:hAnsiTheme="minorHAnsi" w:cstheme="minorHAnsi"/>
          <w:color w:val="000000" w:themeColor="text1"/>
          <w:sz w:val="24"/>
          <w:szCs w:val="24"/>
        </w:rPr>
        <w:t>9, pp.</w:t>
      </w:r>
      <w:r w:rsidR="006359FF" w:rsidRPr="00857657">
        <w:rPr>
          <w:rFonts w:asciiTheme="minorHAnsi" w:hAnsiTheme="minorHAnsi" w:cstheme="minorHAnsi"/>
          <w:color w:val="000000" w:themeColor="text1"/>
          <w:sz w:val="24"/>
          <w:szCs w:val="24"/>
        </w:rPr>
        <w:t>215-233.</w:t>
      </w:r>
    </w:p>
    <w:p w14:paraId="279ABDBC" w14:textId="33476A9D" w:rsidR="00054E51" w:rsidRPr="00857657" w:rsidRDefault="00054E51"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Tolmie, A. (2001) ‘Examining learning in relation to the contexts of use of ICT’,</w:t>
      </w:r>
      <w:r w:rsidRPr="00857657">
        <w:rPr>
          <w:rFonts w:asciiTheme="minorHAnsi" w:hAnsiTheme="minorHAnsi" w:cstheme="minorHAnsi"/>
          <w:i/>
          <w:iCs/>
          <w:color w:val="000000" w:themeColor="text1"/>
          <w:sz w:val="24"/>
          <w:szCs w:val="24"/>
        </w:rPr>
        <w:t xml:space="preserve"> </w:t>
      </w:r>
      <w:r w:rsidRPr="00857657">
        <w:rPr>
          <w:rFonts w:asciiTheme="minorHAnsi" w:hAnsiTheme="minorHAnsi" w:cstheme="minorHAnsi"/>
          <w:color w:val="000000" w:themeColor="text1"/>
          <w:sz w:val="24"/>
          <w:szCs w:val="24"/>
        </w:rPr>
        <w:t xml:space="preserve">Journal of Computer Assisted Learning, 17, </w:t>
      </w:r>
      <w:r w:rsidR="00826911" w:rsidRPr="00857657">
        <w:rPr>
          <w:rFonts w:asciiTheme="minorHAnsi" w:hAnsiTheme="minorHAnsi" w:cstheme="minorHAnsi"/>
          <w:color w:val="000000" w:themeColor="text1"/>
          <w:sz w:val="24"/>
          <w:szCs w:val="24"/>
        </w:rPr>
        <w:t>pp.</w:t>
      </w:r>
      <w:r w:rsidRPr="00857657">
        <w:rPr>
          <w:rFonts w:asciiTheme="minorHAnsi" w:hAnsiTheme="minorHAnsi" w:cstheme="minorHAnsi"/>
          <w:color w:val="000000" w:themeColor="text1"/>
          <w:sz w:val="24"/>
          <w:szCs w:val="24"/>
        </w:rPr>
        <w:t>235-241.</w:t>
      </w:r>
    </w:p>
    <w:p w14:paraId="55D1E831" w14:textId="098DD4E7" w:rsidR="00797F4E" w:rsidRPr="00857657" w:rsidRDefault="00797F4E"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Tondeur, J., Hermans, R., Braak, J. &amp; Valcke, M. (2008) ‘Exploring the link between teachers’ educational belief profiles and different types of computer use in the classroom’, </w:t>
      </w:r>
      <w:r w:rsidRPr="00857657">
        <w:rPr>
          <w:rFonts w:asciiTheme="minorHAnsi" w:hAnsiTheme="minorHAnsi" w:cstheme="minorHAnsi"/>
          <w:i/>
          <w:iCs/>
          <w:color w:val="000000" w:themeColor="text1"/>
          <w:sz w:val="24"/>
          <w:szCs w:val="24"/>
        </w:rPr>
        <w:t>Computers in Human Be</w:t>
      </w:r>
      <w:r w:rsidR="00F069D9" w:rsidRPr="00857657">
        <w:rPr>
          <w:rFonts w:asciiTheme="minorHAnsi" w:hAnsiTheme="minorHAnsi" w:cstheme="minorHAnsi"/>
          <w:i/>
          <w:iCs/>
          <w:color w:val="000000" w:themeColor="text1"/>
          <w:sz w:val="24"/>
          <w:szCs w:val="24"/>
        </w:rPr>
        <w:t>h</w:t>
      </w:r>
      <w:r w:rsidRPr="00857657">
        <w:rPr>
          <w:rFonts w:asciiTheme="minorHAnsi" w:hAnsiTheme="minorHAnsi" w:cstheme="minorHAnsi"/>
          <w:i/>
          <w:iCs/>
          <w:color w:val="000000" w:themeColor="text1"/>
          <w:sz w:val="24"/>
          <w:szCs w:val="24"/>
        </w:rPr>
        <w:t xml:space="preserve">aviour, </w:t>
      </w:r>
      <w:r w:rsidRPr="00857657">
        <w:rPr>
          <w:rFonts w:asciiTheme="minorHAnsi" w:hAnsiTheme="minorHAnsi" w:cstheme="minorHAnsi"/>
          <w:color w:val="000000" w:themeColor="text1"/>
          <w:sz w:val="24"/>
          <w:szCs w:val="24"/>
        </w:rPr>
        <w:t>24(6), pp.2541-2553</w:t>
      </w:r>
    </w:p>
    <w:p w14:paraId="1808C046" w14:textId="51309E5B" w:rsidR="008254C7" w:rsidRPr="00857657" w:rsidRDefault="008254C7" w:rsidP="00A70E6A">
      <w:pPr>
        <w:autoSpaceDE w:val="0"/>
        <w:adjustRightInd w:val="0"/>
        <w:spacing w:line="360" w:lineRule="auto"/>
        <w:ind w:hanging="720"/>
        <w:rPr>
          <w:rFonts w:asciiTheme="minorHAnsi" w:hAnsiTheme="minorHAnsi" w:cstheme="minorHAnsi"/>
          <w:color w:val="000000" w:themeColor="text1"/>
          <w:sz w:val="24"/>
          <w:szCs w:val="24"/>
        </w:rPr>
      </w:pPr>
      <w:r w:rsidRPr="00857657">
        <w:rPr>
          <w:rFonts w:asciiTheme="minorHAnsi" w:hAnsiTheme="minorHAnsi" w:cstheme="minorHAnsi"/>
          <w:color w:val="000000" w:themeColor="text1"/>
          <w:sz w:val="24"/>
          <w:szCs w:val="24"/>
        </w:rPr>
        <w:t xml:space="preserve">Warner, Z. B. (2011) ‘Adoption of Computer-Based Formative Assessment in a High School Mathematics Classroom’, </w:t>
      </w:r>
      <w:r w:rsidRPr="00857657">
        <w:rPr>
          <w:rFonts w:asciiTheme="minorHAnsi" w:hAnsiTheme="minorHAnsi" w:cstheme="minorHAnsi"/>
          <w:i/>
          <w:iCs/>
          <w:color w:val="000000" w:themeColor="text1"/>
          <w:sz w:val="24"/>
          <w:szCs w:val="24"/>
        </w:rPr>
        <w:t xml:space="preserve">Journal of Cases on Information Technology, </w:t>
      </w:r>
      <w:r w:rsidRPr="00857657">
        <w:rPr>
          <w:rFonts w:asciiTheme="minorHAnsi" w:hAnsiTheme="minorHAnsi" w:cstheme="minorHAnsi"/>
          <w:color w:val="000000" w:themeColor="text1"/>
          <w:sz w:val="24"/>
          <w:szCs w:val="24"/>
        </w:rPr>
        <w:t>13(4), pp.9-20.</w:t>
      </w:r>
    </w:p>
    <w:p w14:paraId="2219FB4D" w14:textId="21017F4F" w:rsidR="009F13D3" w:rsidRPr="00857657" w:rsidRDefault="009F13D3" w:rsidP="00A70E6A">
      <w:pPr>
        <w:spacing w:line="360" w:lineRule="auto"/>
        <w:ind w:hanging="720"/>
        <w:rPr>
          <w:rFonts w:asciiTheme="minorHAnsi" w:hAnsiTheme="minorHAnsi" w:cstheme="minorHAnsi"/>
          <w:b/>
          <w:bCs/>
          <w:color w:val="000000" w:themeColor="text1"/>
          <w:sz w:val="24"/>
          <w:szCs w:val="24"/>
          <w:u w:val="single"/>
        </w:rPr>
      </w:pPr>
    </w:p>
    <w:p w14:paraId="517DCF57" w14:textId="62882E0C" w:rsidR="00634E82" w:rsidRPr="00857657" w:rsidRDefault="00634E82" w:rsidP="00A70E6A">
      <w:pPr>
        <w:spacing w:line="360" w:lineRule="auto"/>
        <w:ind w:hanging="720"/>
        <w:rPr>
          <w:rFonts w:asciiTheme="minorHAnsi" w:hAnsiTheme="minorHAnsi" w:cstheme="minorHAnsi"/>
          <w:b/>
          <w:bCs/>
          <w:color w:val="000000" w:themeColor="text1"/>
          <w:sz w:val="24"/>
          <w:szCs w:val="24"/>
          <w:u w:val="single"/>
        </w:rPr>
      </w:pPr>
    </w:p>
    <w:p w14:paraId="1D5B5C5A" w14:textId="77777777" w:rsidR="00634E82" w:rsidRPr="00857657" w:rsidRDefault="00634E82" w:rsidP="00857657">
      <w:pPr>
        <w:spacing w:line="360" w:lineRule="auto"/>
        <w:rPr>
          <w:rFonts w:asciiTheme="minorHAnsi" w:hAnsiTheme="minorHAnsi" w:cstheme="minorHAnsi"/>
          <w:b/>
          <w:bCs/>
          <w:color w:val="000000" w:themeColor="text1"/>
          <w:sz w:val="24"/>
          <w:szCs w:val="24"/>
          <w:u w:val="single"/>
        </w:rPr>
      </w:pPr>
    </w:p>
    <w:sectPr w:rsidR="00634E82" w:rsidRPr="00857657">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507266F" w14:textId="77777777" w:rsidR="00001592" w:rsidRDefault="00001592">
      <w:r>
        <w:separator/>
      </w:r>
    </w:p>
  </w:endnote>
  <w:endnote w:type="continuationSeparator" w:id="0">
    <w:p w14:paraId="4C93741F" w14:textId="77777777" w:rsidR="00001592" w:rsidRDefault="00001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imesNewRomanPSMT">
    <w:altName w:val="Yu Gothic"/>
    <w:panose1 w:val="020B0604020202020204"/>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2B71ECF" w14:textId="77777777" w:rsidR="00001592" w:rsidRDefault="00001592">
      <w:r>
        <w:rPr>
          <w:color w:val="000000"/>
        </w:rPr>
        <w:separator/>
      </w:r>
    </w:p>
  </w:footnote>
  <w:footnote w:type="continuationSeparator" w:id="0">
    <w:p w14:paraId="62FEF70D" w14:textId="77777777" w:rsidR="00001592" w:rsidRDefault="000015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48C353C"/>
    <w:multiLevelType w:val="multilevel"/>
    <w:tmpl w:val="F202D63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5CFB55C3"/>
    <w:multiLevelType w:val="multilevel"/>
    <w:tmpl w:val="DD26B6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 w15:restartNumberingAfterBreak="0">
    <w:nsid w:val="72D11A8D"/>
    <w:multiLevelType w:val="multilevel"/>
    <w:tmpl w:val="B29E0E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786E6658"/>
    <w:multiLevelType w:val="hybridMultilevel"/>
    <w:tmpl w:val="F7E25AB0"/>
    <w:lvl w:ilvl="0" w:tplc="083C0001">
      <w:start w:val="1"/>
      <w:numFmt w:val="bullet"/>
      <w:lvlText w:val=""/>
      <w:lvlJc w:val="left"/>
      <w:pPr>
        <w:ind w:left="720" w:hanging="360"/>
      </w:pPr>
      <w:rPr>
        <w:rFonts w:ascii="Symbol" w:hAnsi="Symbol"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hint="default"/>
      </w:rPr>
    </w:lvl>
    <w:lvl w:ilvl="3" w:tplc="083C0001" w:tentative="1">
      <w:start w:val="1"/>
      <w:numFmt w:val="bullet"/>
      <w:lvlText w:val=""/>
      <w:lvlJc w:val="left"/>
      <w:pPr>
        <w:ind w:left="2880" w:hanging="360"/>
      </w:pPr>
      <w:rPr>
        <w:rFonts w:ascii="Symbol" w:hAnsi="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hint="default"/>
      </w:rPr>
    </w:lvl>
    <w:lvl w:ilvl="6" w:tplc="083C0001" w:tentative="1">
      <w:start w:val="1"/>
      <w:numFmt w:val="bullet"/>
      <w:lvlText w:val=""/>
      <w:lvlJc w:val="left"/>
      <w:pPr>
        <w:ind w:left="5040" w:hanging="360"/>
      </w:pPr>
      <w:rPr>
        <w:rFonts w:ascii="Symbol" w:hAnsi="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C LIATHAIN, CIAN">
    <w15:presenceInfo w15:providerId="AD" w15:userId="S::c.macliathain2@nuigalway.ie::95bb99b3-31e7-41b3-9e7d-df00807e78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2"/>
  <w:proofState w:grammar="clean"/>
  <w:trackRevisions/>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62D"/>
    <w:rsid w:val="00001592"/>
    <w:rsid w:val="00002760"/>
    <w:rsid w:val="00007813"/>
    <w:rsid w:val="00011E79"/>
    <w:rsid w:val="00012645"/>
    <w:rsid w:val="00012F96"/>
    <w:rsid w:val="00014A35"/>
    <w:rsid w:val="00015001"/>
    <w:rsid w:val="0001661E"/>
    <w:rsid w:val="00022F01"/>
    <w:rsid w:val="00026BD3"/>
    <w:rsid w:val="00031614"/>
    <w:rsid w:val="000346C4"/>
    <w:rsid w:val="0003611B"/>
    <w:rsid w:val="00050C59"/>
    <w:rsid w:val="00054E51"/>
    <w:rsid w:val="00055EAD"/>
    <w:rsid w:val="00057EA3"/>
    <w:rsid w:val="00061673"/>
    <w:rsid w:val="000621F8"/>
    <w:rsid w:val="00063283"/>
    <w:rsid w:val="00066741"/>
    <w:rsid w:val="0007352C"/>
    <w:rsid w:val="000828DD"/>
    <w:rsid w:val="00090C5D"/>
    <w:rsid w:val="00092031"/>
    <w:rsid w:val="000A11D9"/>
    <w:rsid w:val="000A6BA9"/>
    <w:rsid w:val="000C30FC"/>
    <w:rsid w:val="000C386B"/>
    <w:rsid w:val="000C3AF9"/>
    <w:rsid w:val="000C7505"/>
    <w:rsid w:val="000D1CB5"/>
    <w:rsid w:val="000D5164"/>
    <w:rsid w:val="000E5340"/>
    <w:rsid w:val="000E5A0C"/>
    <w:rsid w:val="000F0B9C"/>
    <w:rsid w:val="000F116A"/>
    <w:rsid w:val="0010095C"/>
    <w:rsid w:val="00105C2A"/>
    <w:rsid w:val="00111400"/>
    <w:rsid w:val="00114F96"/>
    <w:rsid w:val="00115E9E"/>
    <w:rsid w:val="00116AB6"/>
    <w:rsid w:val="00123367"/>
    <w:rsid w:val="00124FEF"/>
    <w:rsid w:val="00127051"/>
    <w:rsid w:val="00133E52"/>
    <w:rsid w:val="00135C26"/>
    <w:rsid w:val="00136340"/>
    <w:rsid w:val="00145381"/>
    <w:rsid w:val="0014630C"/>
    <w:rsid w:val="00152513"/>
    <w:rsid w:val="0015271A"/>
    <w:rsid w:val="001565BB"/>
    <w:rsid w:val="00174B35"/>
    <w:rsid w:val="00175ED3"/>
    <w:rsid w:val="001812C6"/>
    <w:rsid w:val="00183E64"/>
    <w:rsid w:val="00187333"/>
    <w:rsid w:val="00192AE6"/>
    <w:rsid w:val="00194D80"/>
    <w:rsid w:val="00196297"/>
    <w:rsid w:val="001A6640"/>
    <w:rsid w:val="001B0D5E"/>
    <w:rsid w:val="001B4563"/>
    <w:rsid w:val="001B4C65"/>
    <w:rsid w:val="001C045F"/>
    <w:rsid w:val="001C2DB0"/>
    <w:rsid w:val="001C4A52"/>
    <w:rsid w:val="001C4F10"/>
    <w:rsid w:val="001C5EE8"/>
    <w:rsid w:val="001C6CFE"/>
    <w:rsid w:val="001D3499"/>
    <w:rsid w:val="001E40AD"/>
    <w:rsid w:val="001E73B9"/>
    <w:rsid w:val="001F1E5B"/>
    <w:rsid w:val="001F28F2"/>
    <w:rsid w:val="001F3DEE"/>
    <w:rsid w:val="00200099"/>
    <w:rsid w:val="002034E4"/>
    <w:rsid w:val="002121F7"/>
    <w:rsid w:val="00216083"/>
    <w:rsid w:val="0022126F"/>
    <w:rsid w:val="00221BBE"/>
    <w:rsid w:val="00222FE6"/>
    <w:rsid w:val="002250E0"/>
    <w:rsid w:val="002351FF"/>
    <w:rsid w:val="00236AF9"/>
    <w:rsid w:val="00244079"/>
    <w:rsid w:val="00250851"/>
    <w:rsid w:val="00250986"/>
    <w:rsid w:val="0026228D"/>
    <w:rsid w:val="00264781"/>
    <w:rsid w:val="00265E6A"/>
    <w:rsid w:val="00266714"/>
    <w:rsid w:val="002673B9"/>
    <w:rsid w:val="00270592"/>
    <w:rsid w:val="00280C7C"/>
    <w:rsid w:val="00282104"/>
    <w:rsid w:val="002836F1"/>
    <w:rsid w:val="00287791"/>
    <w:rsid w:val="00291DF5"/>
    <w:rsid w:val="0029484A"/>
    <w:rsid w:val="002A062D"/>
    <w:rsid w:val="002A3F60"/>
    <w:rsid w:val="002A4006"/>
    <w:rsid w:val="002A6D1A"/>
    <w:rsid w:val="002A7C66"/>
    <w:rsid w:val="002B0D28"/>
    <w:rsid w:val="002B178D"/>
    <w:rsid w:val="002C08A9"/>
    <w:rsid w:val="002C3FDF"/>
    <w:rsid w:val="002C4F00"/>
    <w:rsid w:val="002D0BF9"/>
    <w:rsid w:val="002D79A0"/>
    <w:rsid w:val="002E0EBB"/>
    <w:rsid w:val="002E5B7C"/>
    <w:rsid w:val="002E7402"/>
    <w:rsid w:val="002F39CA"/>
    <w:rsid w:val="0030513E"/>
    <w:rsid w:val="0031292F"/>
    <w:rsid w:val="0031586F"/>
    <w:rsid w:val="0032192C"/>
    <w:rsid w:val="00322639"/>
    <w:rsid w:val="003261D6"/>
    <w:rsid w:val="0032655D"/>
    <w:rsid w:val="0032677F"/>
    <w:rsid w:val="00332AD0"/>
    <w:rsid w:val="0033636B"/>
    <w:rsid w:val="0034195A"/>
    <w:rsid w:val="003443D7"/>
    <w:rsid w:val="00346246"/>
    <w:rsid w:val="0035483A"/>
    <w:rsid w:val="0036259E"/>
    <w:rsid w:val="00363364"/>
    <w:rsid w:val="00363CF1"/>
    <w:rsid w:val="00364617"/>
    <w:rsid w:val="00375B5C"/>
    <w:rsid w:val="00377077"/>
    <w:rsid w:val="00377EBD"/>
    <w:rsid w:val="00386C7F"/>
    <w:rsid w:val="003875A5"/>
    <w:rsid w:val="00391B2C"/>
    <w:rsid w:val="0039384A"/>
    <w:rsid w:val="003A2AD9"/>
    <w:rsid w:val="003B6576"/>
    <w:rsid w:val="003B672A"/>
    <w:rsid w:val="003C5224"/>
    <w:rsid w:val="003D0A09"/>
    <w:rsid w:val="003D5272"/>
    <w:rsid w:val="003E43D8"/>
    <w:rsid w:val="003E5353"/>
    <w:rsid w:val="003E6F43"/>
    <w:rsid w:val="003E7397"/>
    <w:rsid w:val="003F014E"/>
    <w:rsid w:val="003F37C3"/>
    <w:rsid w:val="00403A0B"/>
    <w:rsid w:val="00414189"/>
    <w:rsid w:val="00416460"/>
    <w:rsid w:val="00427356"/>
    <w:rsid w:val="00432F16"/>
    <w:rsid w:val="0044198D"/>
    <w:rsid w:val="00442A51"/>
    <w:rsid w:val="004431B7"/>
    <w:rsid w:val="00444EC0"/>
    <w:rsid w:val="0044570B"/>
    <w:rsid w:val="00445E48"/>
    <w:rsid w:val="00454050"/>
    <w:rsid w:val="004707EF"/>
    <w:rsid w:val="00475544"/>
    <w:rsid w:val="00477C1A"/>
    <w:rsid w:val="0048067D"/>
    <w:rsid w:val="004816BB"/>
    <w:rsid w:val="00484546"/>
    <w:rsid w:val="00494B32"/>
    <w:rsid w:val="00494F25"/>
    <w:rsid w:val="00495851"/>
    <w:rsid w:val="004A0C14"/>
    <w:rsid w:val="004A21B9"/>
    <w:rsid w:val="004B04BD"/>
    <w:rsid w:val="004B1331"/>
    <w:rsid w:val="004B20F6"/>
    <w:rsid w:val="004B214B"/>
    <w:rsid w:val="004B3523"/>
    <w:rsid w:val="004B67E5"/>
    <w:rsid w:val="004C0948"/>
    <w:rsid w:val="004C28D6"/>
    <w:rsid w:val="004C5008"/>
    <w:rsid w:val="004D1C08"/>
    <w:rsid w:val="004D4334"/>
    <w:rsid w:val="004D46CD"/>
    <w:rsid w:val="004D6BBB"/>
    <w:rsid w:val="004D72F1"/>
    <w:rsid w:val="004D7A37"/>
    <w:rsid w:val="004E17BD"/>
    <w:rsid w:val="004E6224"/>
    <w:rsid w:val="004E7D65"/>
    <w:rsid w:val="004F1163"/>
    <w:rsid w:val="004F2765"/>
    <w:rsid w:val="004F349B"/>
    <w:rsid w:val="004F4B0D"/>
    <w:rsid w:val="004F5D57"/>
    <w:rsid w:val="004F7944"/>
    <w:rsid w:val="004F7B32"/>
    <w:rsid w:val="005052BA"/>
    <w:rsid w:val="005057B5"/>
    <w:rsid w:val="00506E18"/>
    <w:rsid w:val="005111D6"/>
    <w:rsid w:val="005120B1"/>
    <w:rsid w:val="00513ADF"/>
    <w:rsid w:val="0051533C"/>
    <w:rsid w:val="005276A8"/>
    <w:rsid w:val="00531973"/>
    <w:rsid w:val="00532F40"/>
    <w:rsid w:val="00534DE9"/>
    <w:rsid w:val="005351C6"/>
    <w:rsid w:val="00536308"/>
    <w:rsid w:val="00537688"/>
    <w:rsid w:val="005518BD"/>
    <w:rsid w:val="005630CA"/>
    <w:rsid w:val="00563264"/>
    <w:rsid w:val="005665EB"/>
    <w:rsid w:val="005746CC"/>
    <w:rsid w:val="00577CDB"/>
    <w:rsid w:val="0058128B"/>
    <w:rsid w:val="0058483D"/>
    <w:rsid w:val="005856C3"/>
    <w:rsid w:val="00590D80"/>
    <w:rsid w:val="00594CCA"/>
    <w:rsid w:val="00597D97"/>
    <w:rsid w:val="005A4082"/>
    <w:rsid w:val="005B0EDB"/>
    <w:rsid w:val="005C5584"/>
    <w:rsid w:val="005C75BF"/>
    <w:rsid w:val="005D6DF1"/>
    <w:rsid w:val="005E3E38"/>
    <w:rsid w:val="005E4192"/>
    <w:rsid w:val="005E7230"/>
    <w:rsid w:val="005E77F2"/>
    <w:rsid w:val="005F7A86"/>
    <w:rsid w:val="005F7B28"/>
    <w:rsid w:val="006022B5"/>
    <w:rsid w:val="00603F70"/>
    <w:rsid w:val="00606840"/>
    <w:rsid w:val="00606FE6"/>
    <w:rsid w:val="006073F7"/>
    <w:rsid w:val="006116B4"/>
    <w:rsid w:val="00612E7D"/>
    <w:rsid w:val="00613201"/>
    <w:rsid w:val="00617D28"/>
    <w:rsid w:val="006273E3"/>
    <w:rsid w:val="00627885"/>
    <w:rsid w:val="00627F5D"/>
    <w:rsid w:val="00632876"/>
    <w:rsid w:val="006344FD"/>
    <w:rsid w:val="00634E82"/>
    <w:rsid w:val="006359FF"/>
    <w:rsid w:val="00641903"/>
    <w:rsid w:val="006419E6"/>
    <w:rsid w:val="006471DF"/>
    <w:rsid w:val="00647602"/>
    <w:rsid w:val="00653DF5"/>
    <w:rsid w:val="00655AB0"/>
    <w:rsid w:val="006615A5"/>
    <w:rsid w:val="00674415"/>
    <w:rsid w:val="00681615"/>
    <w:rsid w:val="00682F61"/>
    <w:rsid w:val="00690517"/>
    <w:rsid w:val="006A3EB9"/>
    <w:rsid w:val="006B5975"/>
    <w:rsid w:val="006B5AB2"/>
    <w:rsid w:val="006B7232"/>
    <w:rsid w:val="006C012F"/>
    <w:rsid w:val="006C0D0D"/>
    <w:rsid w:val="006C35A1"/>
    <w:rsid w:val="006D0DC1"/>
    <w:rsid w:val="006E1C31"/>
    <w:rsid w:val="00705B4F"/>
    <w:rsid w:val="00705B8E"/>
    <w:rsid w:val="007078BE"/>
    <w:rsid w:val="00717008"/>
    <w:rsid w:val="00721A49"/>
    <w:rsid w:val="0072416B"/>
    <w:rsid w:val="00733FB3"/>
    <w:rsid w:val="00735F0D"/>
    <w:rsid w:val="007367F5"/>
    <w:rsid w:val="00743497"/>
    <w:rsid w:val="00745429"/>
    <w:rsid w:val="00755CBB"/>
    <w:rsid w:val="0075737B"/>
    <w:rsid w:val="00757647"/>
    <w:rsid w:val="00766626"/>
    <w:rsid w:val="0077309A"/>
    <w:rsid w:val="00777BB3"/>
    <w:rsid w:val="00781BB7"/>
    <w:rsid w:val="00781CD6"/>
    <w:rsid w:val="00786523"/>
    <w:rsid w:val="007900E8"/>
    <w:rsid w:val="00790463"/>
    <w:rsid w:val="007907CD"/>
    <w:rsid w:val="00792EB5"/>
    <w:rsid w:val="00795F80"/>
    <w:rsid w:val="007976D7"/>
    <w:rsid w:val="00797F4E"/>
    <w:rsid w:val="007A2D2B"/>
    <w:rsid w:val="007A40A1"/>
    <w:rsid w:val="007B532D"/>
    <w:rsid w:val="007B7DAC"/>
    <w:rsid w:val="007C59E1"/>
    <w:rsid w:val="007D46AD"/>
    <w:rsid w:val="007D6AFB"/>
    <w:rsid w:val="007D75C4"/>
    <w:rsid w:val="007E1943"/>
    <w:rsid w:val="007F04CF"/>
    <w:rsid w:val="007F5993"/>
    <w:rsid w:val="00802A21"/>
    <w:rsid w:val="00811FF7"/>
    <w:rsid w:val="00823389"/>
    <w:rsid w:val="00824775"/>
    <w:rsid w:val="008254C7"/>
    <w:rsid w:val="00826911"/>
    <w:rsid w:val="0083062D"/>
    <w:rsid w:val="00835A60"/>
    <w:rsid w:val="00837B63"/>
    <w:rsid w:val="00840183"/>
    <w:rsid w:val="008552A2"/>
    <w:rsid w:val="00855FBD"/>
    <w:rsid w:val="00857657"/>
    <w:rsid w:val="00865197"/>
    <w:rsid w:val="0087122A"/>
    <w:rsid w:val="00871C2D"/>
    <w:rsid w:val="0087278A"/>
    <w:rsid w:val="008767D7"/>
    <w:rsid w:val="00876E08"/>
    <w:rsid w:val="00882A0F"/>
    <w:rsid w:val="00887A5E"/>
    <w:rsid w:val="00896489"/>
    <w:rsid w:val="008A170F"/>
    <w:rsid w:val="008A271A"/>
    <w:rsid w:val="008A622C"/>
    <w:rsid w:val="008A65AE"/>
    <w:rsid w:val="008B016E"/>
    <w:rsid w:val="008B0C1B"/>
    <w:rsid w:val="008B73DD"/>
    <w:rsid w:val="008B746E"/>
    <w:rsid w:val="008C45FC"/>
    <w:rsid w:val="008D048D"/>
    <w:rsid w:val="008D28F7"/>
    <w:rsid w:val="008D3A89"/>
    <w:rsid w:val="008D5CC4"/>
    <w:rsid w:val="008D6E71"/>
    <w:rsid w:val="008E0981"/>
    <w:rsid w:val="008E225E"/>
    <w:rsid w:val="008E5C71"/>
    <w:rsid w:val="008E71ED"/>
    <w:rsid w:val="008F3C82"/>
    <w:rsid w:val="008F7429"/>
    <w:rsid w:val="00900834"/>
    <w:rsid w:val="00902777"/>
    <w:rsid w:val="00903FA5"/>
    <w:rsid w:val="00904958"/>
    <w:rsid w:val="00905937"/>
    <w:rsid w:val="00906527"/>
    <w:rsid w:val="00912859"/>
    <w:rsid w:val="00922BD1"/>
    <w:rsid w:val="00925D32"/>
    <w:rsid w:val="00933A79"/>
    <w:rsid w:val="00933D57"/>
    <w:rsid w:val="00943BAB"/>
    <w:rsid w:val="009525B6"/>
    <w:rsid w:val="00953744"/>
    <w:rsid w:val="009553CD"/>
    <w:rsid w:val="00957EAD"/>
    <w:rsid w:val="0096065B"/>
    <w:rsid w:val="009628F9"/>
    <w:rsid w:val="00966B96"/>
    <w:rsid w:val="0097140D"/>
    <w:rsid w:val="00971552"/>
    <w:rsid w:val="009750B3"/>
    <w:rsid w:val="009873E1"/>
    <w:rsid w:val="009900DD"/>
    <w:rsid w:val="00995E2A"/>
    <w:rsid w:val="009972E5"/>
    <w:rsid w:val="00997FA0"/>
    <w:rsid w:val="009A004F"/>
    <w:rsid w:val="009A05C9"/>
    <w:rsid w:val="009A64E8"/>
    <w:rsid w:val="009B1141"/>
    <w:rsid w:val="009C0082"/>
    <w:rsid w:val="009C3275"/>
    <w:rsid w:val="009C59C4"/>
    <w:rsid w:val="009C65E2"/>
    <w:rsid w:val="009C6A9B"/>
    <w:rsid w:val="009D0DB3"/>
    <w:rsid w:val="009D1A7E"/>
    <w:rsid w:val="009E17C6"/>
    <w:rsid w:val="009E1802"/>
    <w:rsid w:val="009E48AC"/>
    <w:rsid w:val="009E57AF"/>
    <w:rsid w:val="009E5BF8"/>
    <w:rsid w:val="009E6A84"/>
    <w:rsid w:val="009F13D3"/>
    <w:rsid w:val="009F293F"/>
    <w:rsid w:val="009F5CA8"/>
    <w:rsid w:val="009F6D8C"/>
    <w:rsid w:val="00A152E5"/>
    <w:rsid w:val="00A21BE5"/>
    <w:rsid w:val="00A27E7D"/>
    <w:rsid w:val="00A408AE"/>
    <w:rsid w:val="00A470C9"/>
    <w:rsid w:val="00A546C7"/>
    <w:rsid w:val="00A54D6F"/>
    <w:rsid w:val="00A557AE"/>
    <w:rsid w:val="00A55FF6"/>
    <w:rsid w:val="00A571D9"/>
    <w:rsid w:val="00A6487A"/>
    <w:rsid w:val="00A65FC6"/>
    <w:rsid w:val="00A66848"/>
    <w:rsid w:val="00A70E6A"/>
    <w:rsid w:val="00A724B3"/>
    <w:rsid w:val="00A72AC2"/>
    <w:rsid w:val="00A7377A"/>
    <w:rsid w:val="00A75C24"/>
    <w:rsid w:val="00A76035"/>
    <w:rsid w:val="00A90C4F"/>
    <w:rsid w:val="00A923DA"/>
    <w:rsid w:val="00AA17C7"/>
    <w:rsid w:val="00AA40DF"/>
    <w:rsid w:val="00AA4F96"/>
    <w:rsid w:val="00AA58CC"/>
    <w:rsid w:val="00AB402B"/>
    <w:rsid w:val="00AB742A"/>
    <w:rsid w:val="00AC2B07"/>
    <w:rsid w:val="00AD2362"/>
    <w:rsid w:val="00AD49B6"/>
    <w:rsid w:val="00AE1567"/>
    <w:rsid w:val="00AE1E14"/>
    <w:rsid w:val="00AE3F64"/>
    <w:rsid w:val="00AE4F53"/>
    <w:rsid w:val="00AE7A93"/>
    <w:rsid w:val="00AF38CA"/>
    <w:rsid w:val="00AF4086"/>
    <w:rsid w:val="00AF6E3A"/>
    <w:rsid w:val="00B04203"/>
    <w:rsid w:val="00B04F3A"/>
    <w:rsid w:val="00B06EBA"/>
    <w:rsid w:val="00B123B8"/>
    <w:rsid w:val="00B1309F"/>
    <w:rsid w:val="00B22C2D"/>
    <w:rsid w:val="00B23FEC"/>
    <w:rsid w:val="00B34E3C"/>
    <w:rsid w:val="00B35188"/>
    <w:rsid w:val="00B352C7"/>
    <w:rsid w:val="00B3618B"/>
    <w:rsid w:val="00B36645"/>
    <w:rsid w:val="00B414BF"/>
    <w:rsid w:val="00B4237F"/>
    <w:rsid w:val="00B42F77"/>
    <w:rsid w:val="00B47806"/>
    <w:rsid w:val="00B51294"/>
    <w:rsid w:val="00B53539"/>
    <w:rsid w:val="00B60E00"/>
    <w:rsid w:val="00B663EE"/>
    <w:rsid w:val="00B7010A"/>
    <w:rsid w:val="00B70ADD"/>
    <w:rsid w:val="00B7121D"/>
    <w:rsid w:val="00B773B1"/>
    <w:rsid w:val="00B85FFD"/>
    <w:rsid w:val="00B862A4"/>
    <w:rsid w:val="00B90550"/>
    <w:rsid w:val="00B921C4"/>
    <w:rsid w:val="00B93DD3"/>
    <w:rsid w:val="00B94BE0"/>
    <w:rsid w:val="00B9728D"/>
    <w:rsid w:val="00B97543"/>
    <w:rsid w:val="00B978A2"/>
    <w:rsid w:val="00BA2DF5"/>
    <w:rsid w:val="00BA5C22"/>
    <w:rsid w:val="00BB2D37"/>
    <w:rsid w:val="00BB33BC"/>
    <w:rsid w:val="00BC1E12"/>
    <w:rsid w:val="00BC4E3D"/>
    <w:rsid w:val="00BC618B"/>
    <w:rsid w:val="00BC7151"/>
    <w:rsid w:val="00BD3D03"/>
    <w:rsid w:val="00BD6E22"/>
    <w:rsid w:val="00BE37BC"/>
    <w:rsid w:val="00BE5461"/>
    <w:rsid w:val="00BE5AE9"/>
    <w:rsid w:val="00BE655D"/>
    <w:rsid w:val="00BF0737"/>
    <w:rsid w:val="00BF494E"/>
    <w:rsid w:val="00BF57B0"/>
    <w:rsid w:val="00C10045"/>
    <w:rsid w:val="00C17183"/>
    <w:rsid w:val="00C40387"/>
    <w:rsid w:val="00C4290D"/>
    <w:rsid w:val="00C437F0"/>
    <w:rsid w:val="00C45701"/>
    <w:rsid w:val="00C45CD2"/>
    <w:rsid w:val="00C45F05"/>
    <w:rsid w:val="00C47A00"/>
    <w:rsid w:val="00C51144"/>
    <w:rsid w:val="00C51BB2"/>
    <w:rsid w:val="00C5235B"/>
    <w:rsid w:val="00C52636"/>
    <w:rsid w:val="00C552DE"/>
    <w:rsid w:val="00C56C45"/>
    <w:rsid w:val="00C67B2B"/>
    <w:rsid w:val="00C72BD5"/>
    <w:rsid w:val="00C830BB"/>
    <w:rsid w:val="00C8784A"/>
    <w:rsid w:val="00C927BC"/>
    <w:rsid w:val="00C95878"/>
    <w:rsid w:val="00CA76B1"/>
    <w:rsid w:val="00CB04E3"/>
    <w:rsid w:val="00CB14BB"/>
    <w:rsid w:val="00CB4BDB"/>
    <w:rsid w:val="00CC36B9"/>
    <w:rsid w:val="00CD18E2"/>
    <w:rsid w:val="00CD2FEF"/>
    <w:rsid w:val="00CD7F55"/>
    <w:rsid w:val="00CE6EA1"/>
    <w:rsid w:val="00CE7BFD"/>
    <w:rsid w:val="00CF026D"/>
    <w:rsid w:val="00CF25DC"/>
    <w:rsid w:val="00D02EA4"/>
    <w:rsid w:val="00D14DE1"/>
    <w:rsid w:val="00D1640A"/>
    <w:rsid w:val="00D16937"/>
    <w:rsid w:val="00D17046"/>
    <w:rsid w:val="00D177E6"/>
    <w:rsid w:val="00D265AD"/>
    <w:rsid w:val="00D31D53"/>
    <w:rsid w:val="00D32279"/>
    <w:rsid w:val="00D40413"/>
    <w:rsid w:val="00D44DCB"/>
    <w:rsid w:val="00D5279E"/>
    <w:rsid w:val="00D56924"/>
    <w:rsid w:val="00D60326"/>
    <w:rsid w:val="00D638B5"/>
    <w:rsid w:val="00D7034C"/>
    <w:rsid w:val="00D705F3"/>
    <w:rsid w:val="00D73535"/>
    <w:rsid w:val="00D73840"/>
    <w:rsid w:val="00D7771D"/>
    <w:rsid w:val="00D87698"/>
    <w:rsid w:val="00D926A5"/>
    <w:rsid w:val="00D94BF5"/>
    <w:rsid w:val="00DA76EB"/>
    <w:rsid w:val="00DB1D63"/>
    <w:rsid w:val="00DB62AA"/>
    <w:rsid w:val="00DC060C"/>
    <w:rsid w:val="00DE1D93"/>
    <w:rsid w:val="00DF316F"/>
    <w:rsid w:val="00E025CD"/>
    <w:rsid w:val="00E0499F"/>
    <w:rsid w:val="00E11E51"/>
    <w:rsid w:val="00E136C6"/>
    <w:rsid w:val="00E15442"/>
    <w:rsid w:val="00E157E3"/>
    <w:rsid w:val="00E15FDB"/>
    <w:rsid w:val="00E3630F"/>
    <w:rsid w:val="00E43582"/>
    <w:rsid w:val="00E43B36"/>
    <w:rsid w:val="00E47D8C"/>
    <w:rsid w:val="00E5753E"/>
    <w:rsid w:val="00E60474"/>
    <w:rsid w:val="00E61024"/>
    <w:rsid w:val="00E641CC"/>
    <w:rsid w:val="00E714C3"/>
    <w:rsid w:val="00E72E1C"/>
    <w:rsid w:val="00E749CE"/>
    <w:rsid w:val="00E82DFF"/>
    <w:rsid w:val="00E90B4D"/>
    <w:rsid w:val="00E952D8"/>
    <w:rsid w:val="00E95F35"/>
    <w:rsid w:val="00EA15DF"/>
    <w:rsid w:val="00EA3EE1"/>
    <w:rsid w:val="00EB757D"/>
    <w:rsid w:val="00EC3258"/>
    <w:rsid w:val="00EC736C"/>
    <w:rsid w:val="00ED0762"/>
    <w:rsid w:val="00ED6D5E"/>
    <w:rsid w:val="00ED6E5A"/>
    <w:rsid w:val="00EE0AF7"/>
    <w:rsid w:val="00EE2FD5"/>
    <w:rsid w:val="00EE5890"/>
    <w:rsid w:val="00EE741C"/>
    <w:rsid w:val="00EF024B"/>
    <w:rsid w:val="00EF07A7"/>
    <w:rsid w:val="00EF0F9E"/>
    <w:rsid w:val="00EF3151"/>
    <w:rsid w:val="00F02355"/>
    <w:rsid w:val="00F069D9"/>
    <w:rsid w:val="00F147CB"/>
    <w:rsid w:val="00F166C5"/>
    <w:rsid w:val="00F330F4"/>
    <w:rsid w:val="00F36A03"/>
    <w:rsid w:val="00F442B7"/>
    <w:rsid w:val="00F51793"/>
    <w:rsid w:val="00F53B7D"/>
    <w:rsid w:val="00F55892"/>
    <w:rsid w:val="00F65D8F"/>
    <w:rsid w:val="00F67DB1"/>
    <w:rsid w:val="00F70EF7"/>
    <w:rsid w:val="00F807E5"/>
    <w:rsid w:val="00F80E6A"/>
    <w:rsid w:val="00F8274F"/>
    <w:rsid w:val="00F83355"/>
    <w:rsid w:val="00F91CDB"/>
    <w:rsid w:val="00FA1484"/>
    <w:rsid w:val="00FA47D3"/>
    <w:rsid w:val="00FB1DBB"/>
    <w:rsid w:val="00FB24F1"/>
    <w:rsid w:val="00FB2D86"/>
    <w:rsid w:val="00FB7E7F"/>
    <w:rsid w:val="00FC2D09"/>
    <w:rsid w:val="00FC37AA"/>
    <w:rsid w:val="00FC5B9D"/>
    <w:rsid w:val="00FC61DC"/>
    <w:rsid w:val="00FC7C2C"/>
    <w:rsid w:val="00FD0FDB"/>
    <w:rsid w:val="00FD1AFE"/>
    <w:rsid w:val="00FD1B47"/>
    <w:rsid w:val="00FD38C7"/>
    <w:rsid w:val="00FF638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A53D5A"/>
  <w15:docId w15:val="{32184B84-6612-41C1-9F56-84E163CBFE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sz w:val="22"/>
        <w:szCs w:val="22"/>
        <w:lang w:val="en-GB"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1">
    <w:name w:val="heading 1"/>
    <w:basedOn w:val="Normal"/>
    <w:next w:val="Normal"/>
    <w:link w:val="Heading1Char"/>
    <w:uiPriority w:val="9"/>
    <w:qFormat/>
    <w:rsid w:val="00D87698"/>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character" w:styleId="Hyperlink">
    <w:name w:val="Hyperlink"/>
    <w:basedOn w:val="DefaultParagraphFont"/>
    <w:uiPriority w:val="99"/>
    <w:unhideWhenUsed/>
    <w:rsid w:val="00F330F4"/>
    <w:rPr>
      <w:color w:val="0000FF"/>
      <w:u w:val="single"/>
    </w:rPr>
  </w:style>
  <w:style w:type="character" w:styleId="UnresolvedMention">
    <w:name w:val="Unresolved Mention"/>
    <w:basedOn w:val="DefaultParagraphFont"/>
    <w:uiPriority w:val="99"/>
    <w:semiHidden/>
    <w:unhideWhenUsed/>
    <w:rsid w:val="00054E51"/>
    <w:rPr>
      <w:color w:val="605E5C"/>
      <w:shd w:val="clear" w:color="auto" w:fill="E1DFDD"/>
    </w:rPr>
  </w:style>
  <w:style w:type="character" w:customStyle="1" w:styleId="Heading1Char">
    <w:name w:val="Heading 1 Char"/>
    <w:basedOn w:val="DefaultParagraphFont"/>
    <w:link w:val="Heading1"/>
    <w:uiPriority w:val="9"/>
    <w:rsid w:val="00D87698"/>
    <w:rPr>
      <w:rFonts w:asciiTheme="majorHAnsi" w:eastAsiaTheme="majorEastAsia" w:hAnsiTheme="majorHAnsi" w:cstheme="majorBidi"/>
      <w:color w:val="2E74B5" w:themeColor="accent1" w:themeShade="BF"/>
      <w:sz w:val="32"/>
      <w:szCs w:val="32"/>
    </w:rPr>
  </w:style>
  <w:style w:type="character" w:styleId="FollowedHyperlink">
    <w:name w:val="FollowedHyperlink"/>
    <w:basedOn w:val="DefaultParagraphFont"/>
    <w:uiPriority w:val="99"/>
    <w:semiHidden/>
    <w:unhideWhenUsed/>
    <w:rsid w:val="00FB7E7F"/>
    <w:rPr>
      <w:color w:val="954F72" w:themeColor="followedHyperlink"/>
      <w:u w:val="single"/>
    </w:rPr>
  </w:style>
  <w:style w:type="paragraph" w:customStyle="1" w:styleId="Default">
    <w:name w:val="Default"/>
    <w:rsid w:val="00BB2D37"/>
    <w:pPr>
      <w:autoSpaceDE w:val="0"/>
      <w:adjustRightInd w:val="0"/>
      <w:textAlignment w:val="auto"/>
    </w:pPr>
    <w:rPr>
      <w:rFonts w:cs="Calibri"/>
      <w:color w:val="000000"/>
      <w:sz w:val="24"/>
      <w:szCs w:val="24"/>
      <w:lang w:val="ga-IE"/>
    </w:rPr>
  </w:style>
  <w:style w:type="paragraph" w:styleId="Header">
    <w:name w:val="header"/>
    <w:basedOn w:val="Normal"/>
    <w:link w:val="HeaderChar"/>
    <w:uiPriority w:val="99"/>
    <w:unhideWhenUsed/>
    <w:rsid w:val="00FC2D09"/>
    <w:pPr>
      <w:tabs>
        <w:tab w:val="center" w:pos="4513"/>
        <w:tab w:val="right" w:pos="9026"/>
      </w:tabs>
    </w:pPr>
  </w:style>
  <w:style w:type="character" w:customStyle="1" w:styleId="HeaderChar">
    <w:name w:val="Header Char"/>
    <w:basedOn w:val="DefaultParagraphFont"/>
    <w:link w:val="Header"/>
    <w:uiPriority w:val="99"/>
    <w:rsid w:val="00FC2D09"/>
  </w:style>
  <w:style w:type="paragraph" w:styleId="Footer">
    <w:name w:val="footer"/>
    <w:basedOn w:val="Normal"/>
    <w:link w:val="FooterChar"/>
    <w:uiPriority w:val="99"/>
    <w:unhideWhenUsed/>
    <w:rsid w:val="00FC2D09"/>
    <w:pPr>
      <w:tabs>
        <w:tab w:val="center" w:pos="4513"/>
        <w:tab w:val="right" w:pos="9026"/>
      </w:tabs>
    </w:pPr>
  </w:style>
  <w:style w:type="character" w:customStyle="1" w:styleId="FooterChar">
    <w:name w:val="Footer Char"/>
    <w:basedOn w:val="DefaultParagraphFont"/>
    <w:link w:val="Footer"/>
    <w:uiPriority w:val="99"/>
    <w:rsid w:val="00FC2D09"/>
  </w:style>
  <w:style w:type="paragraph" w:styleId="BalloonText">
    <w:name w:val="Balloon Text"/>
    <w:basedOn w:val="Normal"/>
    <w:link w:val="BalloonTextChar"/>
    <w:uiPriority w:val="99"/>
    <w:semiHidden/>
    <w:unhideWhenUsed/>
    <w:rsid w:val="00CE7BFD"/>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CE7BFD"/>
    <w:rPr>
      <w:rFonts w:ascii="Times New Roman"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81725745">
      <w:bodyDiv w:val="1"/>
      <w:marLeft w:val="0"/>
      <w:marRight w:val="0"/>
      <w:marTop w:val="0"/>
      <w:marBottom w:val="0"/>
      <w:divBdr>
        <w:top w:val="none" w:sz="0" w:space="0" w:color="auto"/>
        <w:left w:val="none" w:sz="0" w:space="0" w:color="auto"/>
        <w:bottom w:val="none" w:sz="0" w:space="0" w:color="auto"/>
        <w:right w:val="none" w:sz="0" w:space="0" w:color="auto"/>
      </w:divBdr>
      <w:divsChild>
        <w:div w:id="255599259">
          <w:marLeft w:val="0"/>
          <w:marRight w:val="0"/>
          <w:marTop w:val="0"/>
          <w:marBottom w:val="0"/>
          <w:divBdr>
            <w:top w:val="none" w:sz="0" w:space="0" w:color="auto"/>
            <w:left w:val="none" w:sz="0" w:space="0" w:color="auto"/>
            <w:bottom w:val="none" w:sz="0" w:space="0" w:color="auto"/>
            <w:right w:val="none" w:sz="0" w:space="0" w:color="auto"/>
          </w:divBdr>
          <w:divsChild>
            <w:div w:id="801457884">
              <w:marLeft w:val="0"/>
              <w:marRight w:val="0"/>
              <w:marTop w:val="0"/>
              <w:marBottom w:val="0"/>
              <w:divBdr>
                <w:top w:val="none" w:sz="0" w:space="0" w:color="auto"/>
                <w:left w:val="none" w:sz="0" w:space="0" w:color="auto"/>
                <w:bottom w:val="none" w:sz="0" w:space="0" w:color="auto"/>
                <w:right w:val="none" w:sz="0" w:space="0" w:color="auto"/>
              </w:divBdr>
              <w:divsChild>
                <w:div w:id="181398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9018134">
      <w:bodyDiv w:val="1"/>
      <w:marLeft w:val="0"/>
      <w:marRight w:val="0"/>
      <w:marTop w:val="0"/>
      <w:marBottom w:val="0"/>
      <w:divBdr>
        <w:top w:val="none" w:sz="0" w:space="0" w:color="auto"/>
        <w:left w:val="none" w:sz="0" w:space="0" w:color="auto"/>
        <w:bottom w:val="none" w:sz="0" w:space="0" w:color="auto"/>
        <w:right w:val="none" w:sz="0" w:space="0" w:color="auto"/>
      </w:divBdr>
    </w:div>
    <w:div w:id="1105925388">
      <w:bodyDiv w:val="1"/>
      <w:marLeft w:val="0"/>
      <w:marRight w:val="0"/>
      <w:marTop w:val="0"/>
      <w:marBottom w:val="0"/>
      <w:divBdr>
        <w:top w:val="none" w:sz="0" w:space="0" w:color="auto"/>
        <w:left w:val="none" w:sz="0" w:space="0" w:color="auto"/>
        <w:bottom w:val="none" w:sz="0" w:space="0" w:color="auto"/>
        <w:right w:val="none" w:sz="0" w:space="0" w:color="auto"/>
      </w:divBdr>
    </w:div>
    <w:div w:id="1213347041">
      <w:bodyDiv w:val="1"/>
      <w:marLeft w:val="0"/>
      <w:marRight w:val="0"/>
      <w:marTop w:val="0"/>
      <w:marBottom w:val="0"/>
      <w:divBdr>
        <w:top w:val="none" w:sz="0" w:space="0" w:color="auto"/>
        <w:left w:val="none" w:sz="0" w:space="0" w:color="auto"/>
        <w:bottom w:val="none" w:sz="0" w:space="0" w:color="auto"/>
        <w:right w:val="none" w:sz="0" w:space="0" w:color="auto"/>
      </w:divBdr>
    </w:div>
    <w:div w:id="17131946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llections.lib.utah.edu/details?id=197132" TargetMode="External"/><Relationship Id="rId13" Type="http://schemas.openxmlformats.org/officeDocument/2006/relationships/hyperlink" Target="https://www.education.ie/en/Publications/Policy-Reports/Investing-Effectively-in-Information-and-Communication-Technology-in-Schools-2008-2013.pdf" TargetMode="External"/><Relationship Id="rId18" Type="http://schemas.openxmlformats.org/officeDocument/2006/relationships/hyperlink" Target="https://www.education.ie/en/Circulars-and-Forms/Active-Circulars/cl0031_2020.pdf" TargetMode="External"/><Relationship Id="rId26" Type="http://schemas.openxmlformats.org/officeDocument/2006/relationships/hyperlink" Target="https://www.oecd-ilibrary.org/docserver/9789264311800-en.pdf" TargetMode="External"/><Relationship Id="rId3" Type="http://schemas.openxmlformats.org/officeDocument/2006/relationships/styles" Target="styles.xml"/><Relationship Id="rId21" Type="http://schemas.openxmlformats.org/officeDocument/2006/relationships/hyperlink" Target="http://www.oecd.org/education/school/43023606.pdf" TargetMode="External"/><Relationship Id="rId7" Type="http://schemas.openxmlformats.org/officeDocument/2006/relationships/endnotes" Target="endnotes.xml"/><Relationship Id="rId12" Type="http://schemas.openxmlformats.org/officeDocument/2006/relationships/hyperlink" Target="https://www.education.ie/en/Publications/Policy-Reports/Investing-Effectively-in-Information-and-Communication-Technology-in-Schools-2008-2013.pdf" TargetMode="External"/><Relationship Id="rId17" Type="http://schemas.openxmlformats.org/officeDocument/2006/relationships/hyperlink" Target="https://www.education.ie/en/Publications/Policy-Reports/digital-strategy-action-plan-2019.pdf" TargetMode="External"/><Relationship Id="rId25" Type="http://schemas.openxmlformats.org/officeDocument/2006/relationships/hyperlink" Target="http://www.oecd.org/edu/students-computers-and-learning-9789264239555-en.htm" TargetMode="External"/><Relationship Id="rId2" Type="http://schemas.openxmlformats.org/officeDocument/2006/relationships/numbering" Target="numbering.xml"/><Relationship Id="rId16" Type="http://schemas.openxmlformats.org/officeDocument/2006/relationships/hyperlink" Target="https://www.education.ie/en/Press-Events/Press-Releases/2017-Press-Releases/PR17-12-15.html" TargetMode="External"/><Relationship Id="rId20" Type="http://schemas.openxmlformats.org/officeDocument/2006/relationships/hyperlink" Target="https://www.nctm.org/uploadedFiles/Standards_and_Positions/Position_Statements/Strategic%20Use%20of%20Technology%20July%202015.pdf" TargetMode="External"/><Relationship Id="rId29" Type="http://schemas.openxmlformats.org/officeDocument/2006/relationships/hyperlink" Target="https://ncca.ie/media/3629/pm_evaluation_strand1_2017.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dsttechnologyineducation.ie/en/PUBLICATIONS/Other-Publications-Reports/Blueprint-for-the-Future-of-ICT-in-Irish-Education.PDF" TargetMode="External"/><Relationship Id="rId24" Type="http://schemas.openxmlformats.org/officeDocument/2006/relationships/hyperlink" Target="https://read.oecd-ilibrary.org/education/talis-2013-results_9789264196261-e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ncca.ie/media/3249/framework-for-junior-cycle-2015-en.pdf" TargetMode="External"/><Relationship Id="rId23" Type="http://schemas.openxmlformats.org/officeDocument/2006/relationships/hyperlink" Target="https://read.oecd-ilibrary.org/education/teaching-practices-and-pedagogical-innovations_9789264123540-en" TargetMode="External"/><Relationship Id="rId28" Type="http://schemas.openxmlformats.org/officeDocument/2006/relationships/hyperlink" Target="https://www.pdsttechnologyineducation.ie/en/Planning/Digital-Learning-Framework/Digital-Learning-Framework-Post-Primary.pdf" TargetMode="External"/><Relationship Id="rId10" Type="http://schemas.openxmlformats.org/officeDocument/2006/relationships/hyperlink" Target="https://www.education.ie/en/Publications/Policy-Reports/Schools-IT2000.pdf" TargetMode="External"/><Relationship Id="rId19" Type="http://schemas.openxmlformats.org/officeDocument/2006/relationships/hyperlink" Target="http://www.erc.ie/documents/talis_national_report_2009.pdf" TargetMode="Externa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http://www.erc.ie/documents/p12tlpm_brochure.pdf" TargetMode="External"/><Relationship Id="rId14" Type="http://schemas.openxmlformats.org/officeDocument/2006/relationships/hyperlink" Target="https://www.education.ie/en/Publications/Policy-Reports/Digital-Strategy-for-Schools-2015-2020.pdf" TargetMode="External"/><Relationship Id="rId22" Type="http://schemas.openxmlformats.org/officeDocument/2006/relationships/hyperlink" Target="https://read.oecd-ilibrary.org/education/evaluating-and-rewarding-the-quality-of-teachers-international-practices_9789264034358-en" TargetMode="External"/><Relationship Id="rId27" Type="http://schemas.openxmlformats.org/officeDocument/2006/relationships/hyperlink" Target="https://www.oecd.org/pisa/sitedocument/PISA-2021-ICT-framework.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BD215F-1863-4634-B8B1-CE26A43D32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TotalTime>
  <Pages>17</Pages>
  <Words>6565</Words>
  <Characters>37422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NUI Galway</Company>
  <LinksUpToDate>false</LinksUpToDate>
  <CharactersWithSpaces>43900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Cian Lyons</dc:creator>
  <cp:keywords/>
  <dc:description/>
  <cp:lastModifiedBy>MAC LIATHAIN, CIAN</cp:lastModifiedBy>
  <cp:revision>3</cp:revision>
  <dcterms:created xsi:type="dcterms:W3CDTF">2021-01-31T11:42:00Z</dcterms:created>
  <dcterms:modified xsi:type="dcterms:W3CDTF">2021-03-11T18:26:00Z</dcterms:modified>
</cp:coreProperties>
</file>