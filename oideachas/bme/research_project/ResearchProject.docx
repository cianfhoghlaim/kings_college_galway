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B47A7F" w14:textId="77777777" w:rsidR="00995C6F" w:rsidRDefault="00995C6F" w:rsidP="002421E2">
      <w:pPr>
        <w:suppressAutoHyphens w:val="0"/>
        <w:spacing w:line="360" w:lineRule="auto"/>
        <w:rPr>
          <w:rFonts w:ascii="Times New Roman" w:hAnsi="Times New Roman"/>
          <w:color w:val="000000" w:themeColor="text1"/>
          <w:sz w:val="24"/>
          <w:szCs w:val="24"/>
        </w:rPr>
      </w:pPr>
    </w:p>
    <w:p w14:paraId="64B1212D" w14:textId="46B4C9F4"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Technology has undoubtedly had a widespread effect on our everyday lives over the past few decades. With such major innovations as the connectivity of the internet or the utility of smartphones, it is hard to think of many fields that have not adapted to the new opportunities that technology brings. There is an extensive, and growing, body of research on the effect that this digital age is having on all aspects of society (Dijk &amp; Hacker, 2003; Servon, 2008; Organisation for Economic Co-operation and Development (OECD), 2019a). The education system is often described as a fundamental aspect of a functioning society, particularly as part of a group of interdependent systems where its role involves the transmission of shared societal values and the teaching of specialised skills that society values (Durkheim, 1956; Sadovnik, 2011). It should be no surprise, consequently, that the opportunities and changes in values brought about by technological innovations have grown to “significantly affect multiple facets of education” (OECD, 2019b, p.3). Nevertheless, the history of educational technology </w:t>
      </w:r>
      <w:r>
        <w:rPr>
          <w:rFonts w:ascii="Times New Roman" w:hAnsi="Times New Roman"/>
          <w:color w:val="000000" w:themeColor="text1"/>
          <w:sz w:val="24"/>
          <w:szCs w:val="24"/>
        </w:rPr>
        <w:t xml:space="preserve">in the classroom </w:t>
      </w:r>
      <w:r w:rsidRPr="00E54008">
        <w:rPr>
          <w:rFonts w:ascii="Times New Roman" w:hAnsi="Times New Roman"/>
          <w:color w:val="000000" w:themeColor="text1"/>
          <w:sz w:val="24"/>
          <w:szCs w:val="24"/>
        </w:rPr>
        <w:t>has been described as resulting in disappointment and falling short of its potential to make significant long-lasting change in students’ learning (Rosenberg, 2001; Keengwe et al., 2008).</w:t>
      </w:r>
    </w:p>
    <w:p w14:paraId="7A52B1F5"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5181F273"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There is an especially strong history and synergistic relationship between technology and the subject of mathematics (Carreira et al., 2017). The simple abacus, for example, has evolved into the modern calculator that is undeniably useful at all levels of mathematical education. Conversely, the </w:t>
      </w:r>
      <w:r>
        <w:rPr>
          <w:rFonts w:ascii="Times New Roman" w:hAnsi="Times New Roman"/>
          <w:color w:val="000000" w:themeColor="text1"/>
          <w:sz w:val="24"/>
          <w:szCs w:val="24"/>
        </w:rPr>
        <w:t>functioning</w:t>
      </w:r>
      <w:r w:rsidRPr="00E54008">
        <w:rPr>
          <w:rFonts w:ascii="Times New Roman" w:hAnsi="Times New Roman"/>
          <w:color w:val="000000" w:themeColor="text1"/>
          <w:sz w:val="24"/>
          <w:szCs w:val="24"/>
        </w:rPr>
        <w:t xml:space="preserve"> of modern technology </w:t>
      </w:r>
      <w:r>
        <w:rPr>
          <w:rFonts w:ascii="Times New Roman" w:hAnsi="Times New Roman"/>
          <w:color w:val="000000" w:themeColor="text1"/>
          <w:sz w:val="24"/>
          <w:szCs w:val="24"/>
        </w:rPr>
        <w:t>at its most basic level is</w:t>
      </w:r>
      <w:r w:rsidRPr="00E54008">
        <w:rPr>
          <w:rFonts w:ascii="Times New Roman" w:hAnsi="Times New Roman"/>
          <w:color w:val="000000" w:themeColor="text1"/>
          <w:sz w:val="24"/>
          <w:szCs w:val="24"/>
        </w:rPr>
        <w:t xml:space="preserve"> firmly cemented in the binary mathematics of ones and zero</w:t>
      </w:r>
      <w:r>
        <w:rPr>
          <w:rFonts w:ascii="Times New Roman" w:hAnsi="Times New Roman"/>
          <w:color w:val="000000" w:themeColor="text1"/>
          <w:sz w:val="24"/>
          <w:szCs w:val="24"/>
        </w:rPr>
        <w:t>s</w:t>
      </w:r>
      <w:r w:rsidRPr="00E54008">
        <w:rPr>
          <w:rFonts w:ascii="Times New Roman" w:hAnsi="Times New Roman"/>
          <w:color w:val="000000" w:themeColor="text1"/>
          <w:sz w:val="24"/>
          <w:szCs w:val="24"/>
        </w:rPr>
        <w:t xml:space="preserve">. Hansson (2019, p. 117) emphatically states that “modern technology would be unthinkable without mathematics. The relationship is reciprocal since mathematics also needs technology.” </w:t>
      </w:r>
    </w:p>
    <w:p w14:paraId="013EF5BB"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6765B324"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This strong relationship does not necessarily mean that applying technology to mathematical teaching will result in increased student learning, however. The OECD (2015, p.15) explain that the complicated relationship between students, technology, and learning has meant that “the real contributions ICT can make to teaching and learning have yet to be fully realised and exploited”. Studies have shown that technological resources used in a way that is not effectively integrated into practice will not result in better learning and may in fact be a detriment to it (Tolmie, 2001; Mangen et al., 2015). </w:t>
      </w:r>
      <w:bookmarkStart w:id="0" w:name="OLE_LINK3"/>
      <w:bookmarkStart w:id="1" w:name="OLE_LINK4"/>
      <w:r w:rsidRPr="00E54008">
        <w:rPr>
          <w:rFonts w:ascii="Times New Roman" w:hAnsi="Times New Roman"/>
          <w:color w:val="000000" w:themeColor="text1"/>
          <w:sz w:val="24"/>
          <w:szCs w:val="24"/>
        </w:rPr>
        <w:t>Accordingly</w:t>
      </w:r>
      <w:bookmarkEnd w:id="0"/>
      <w:bookmarkEnd w:id="1"/>
      <w:r w:rsidRPr="00E54008">
        <w:rPr>
          <w:rFonts w:ascii="Times New Roman" w:hAnsi="Times New Roman"/>
          <w:color w:val="000000" w:themeColor="text1"/>
          <w:sz w:val="24"/>
          <w:szCs w:val="24"/>
        </w:rPr>
        <w:t>, contrasting views on the efficacy of technology use in education have resulted in differing cultures in schools. Perhaps the most prominent example of this, in Ireland and internationally, is the emergence of “tech-</w:t>
      </w:r>
      <w:r w:rsidRPr="00E54008">
        <w:rPr>
          <w:rFonts w:ascii="Times New Roman" w:hAnsi="Times New Roman"/>
          <w:color w:val="000000" w:themeColor="text1"/>
          <w:sz w:val="24"/>
          <w:szCs w:val="24"/>
        </w:rPr>
        <w:lastRenderedPageBreak/>
        <w:t>driven” schools that are strongly aligned with tech-driven pedagogies (Marcus-Quinn et al., 2019). In contrast, France has issued a blanket ban on mobile phone use in schools, as have individual schools throughout Ireland and elsewhere (Marcus-Quinn et al., 2019). There has been a call for educational policy to acknowledge the place of technology in the wider educational context, stressing that changes are also required to pedagogy and assessment for technology to have a significant, positive, impact (Keengwe et al., 2008; OECD, 2015).</w:t>
      </w:r>
    </w:p>
    <w:p w14:paraId="43964C5D"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77FC5A62"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This review of relevant literature will investigate how educational technology policy in Ireland has grown over time, how educational technology is currently being used in mathematics classrooms, and which aspects of educational technology might be implemented in the mathematics classroom to meet the goals of current policy.</w:t>
      </w:r>
    </w:p>
    <w:p w14:paraId="27245033"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37256BE6" w14:textId="77777777" w:rsidR="002421E2" w:rsidRPr="00E54008" w:rsidRDefault="002421E2" w:rsidP="002421E2">
      <w:pPr>
        <w:suppressAutoHyphens w:val="0"/>
        <w:spacing w:line="360" w:lineRule="auto"/>
        <w:rPr>
          <w:rFonts w:ascii="Times New Roman" w:hAnsi="Times New Roman"/>
          <w:b/>
          <w:bCs/>
          <w:color w:val="000000" w:themeColor="text1"/>
          <w:sz w:val="24"/>
          <w:szCs w:val="24"/>
        </w:rPr>
      </w:pPr>
      <w:r w:rsidRPr="00E54008">
        <w:rPr>
          <w:rFonts w:ascii="Times New Roman" w:hAnsi="Times New Roman"/>
          <w:b/>
          <w:bCs/>
          <w:color w:val="000000" w:themeColor="text1"/>
          <w:sz w:val="24"/>
          <w:szCs w:val="24"/>
        </w:rPr>
        <w:t>Educational Technology Policy in Ireland</w:t>
      </w:r>
    </w:p>
    <w:p w14:paraId="31A93950"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In their analysis of educational technology policy in Ireland, McGarr &amp; Johnston (2019) identify three distinct phases of policy over the last two decades. Phase 1 is marked by</w:t>
      </w:r>
      <w:r w:rsidRPr="00E54008">
        <w:rPr>
          <w:rFonts w:ascii="Times New Roman" w:hAnsi="Times New Roman"/>
          <w:i/>
          <w:iCs/>
          <w:color w:val="000000" w:themeColor="text1"/>
          <w:sz w:val="24"/>
          <w:szCs w:val="24"/>
        </w:rPr>
        <w:t xml:space="preserve"> Schools IT2000: A Policy Framework for the New Millennium </w:t>
      </w:r>
      <w:r w:rsidRPr="00E54008">
        <w:rPr>
          <w:rFonts w:ascii="Times New Roman" w:hAnsi="Times New Roman"/>
          <w:color w:val="000000" w:themeColor="text1"/>
          <w:sz w:val="24"/>
          <w:szCs w:val="24"/>
        </w:rPr>
        <w:t xml:space="preserve">(Department of Education and Science (DES), 1997) and the follow-up policy, </w:t>
      </w:r>
      <w:r w:rsidRPr="00E54008">
        <w:rPr>
          <w:rFonts w:ascii="Times New Roman" w:hAnsi="Times New Roman"/>
          <w:i/>
          <w:iCs/>
          <w:color w:val="000000" w:themeColor="text1"/>
          <w:sz w:val="24"/>
          <w:szCs w:val="24"/>
        </w:rPr>
        <w:t>Blueprint for the Future of ICT in Irish Education</w:t>
      </w:r>
      <w:r w:rsidRPr="00E54008">
        <w:rPr>
          <w:rFonts w:ascii="Times New Roman" w:hAnsi="Times New Roman"/>
          <w:color w:val="000000" w:themeColor="text1"/>
          <w:sz w:val="24"/>
          <w:szCs w:val="24"/>
        </w:rPr>
        <w:t xml:space="preserve"> (DES, 2000). </w:t>
      </w:r>
      <w:r w:rsidRPr="00E54008">
        <w:rPr>
          <w:rFonts w:ascii="Times New Roman" w:hAnsi="Times New Roman"/>
          <w:i/>
          <w:iCs/>
          <w:color w:val="000000" w:themeColor="text1"/>
          <w:sz w:val="24"/>
          <w:szCs w:val="24"/>
        </w:rPr>
        <w:t>Schools IT2000</w:t>
      </w:r>
      <w:r w:rsidRPr="00E54008">
        <w:rPr>
          <w:rFonts w:ascii="Times New Roman" w:hAnsi="Times New Roman"/>
          <w:color w:val="000000" w:themeColor="text1"/>
          <w:sz w:val="24"/>
          <w:szCs w:val="24"/>
        </w:rPr>
        <w:t xml:space="preserve"> is acknowledged as the first long-term funding of information and communications technology (ICT) in primary and post-primary schools throughout Ireland (McGarr &amp; Johnston, 2019). The policy set out investment of £40 million into classroom resources and ICT infrastructure, teacher skills development and support, and policy and research (DES, 1997). This investment began the development of online resources (e.g. </w:t>
      </w:r>
      <w:r w:rsidRPr="00E54008">
        <w:rPr>
          <w:rFonts w:ascii="Times New Roman" w:hAnsi="Times New Roman"/>
          <w:i/>
          <w:iCs/>
          <w:color w:val="000000" w:themeColor="text1"/>
          <w:sz w:val="24"/>
          <w:szCs w:val="24"/>
        </w:rPr>
        <w:t>ScoilNet</w:t>
      </w:r>
      <w:r w:rsidRPr="00E54008">
        <w:rPr>
          <w:rFonts w:ascii="Times New Roman" w:hAnsi="Times New Roman"/>
          <w:color w:val="000000" w:themeColor="text1"/>
          <w:sz w:val="24"/>
          <w:szCs w:val="24"/>
        </w:rPr>
        <w:t xml:space="preserve">) to support teachers by providing an online database of ICT-related resources and supports (DES, 1997). In acknowledgement of Ireland lagging “significantly behind its European partners in the integration of ICTs” (DES, 1997, p.2), the policy emphasised that “ICTs need to be integrated into first and second-level curricula” (DES, 1997, p.14). In hindsight, the policy’s aim of ICT integration is seen largely as aspirational: while it identified the importance of ICT integration in order to develop “important skills necessary to our future economic wellbeing” (DES, 1997, p.1), it failed to outline how exactly it would be integrated (McGarr &amp; Johnston, 2019). The follow-up policy </w:t>
      </w:r>
      <w:r w:rsidRPr="00E54008">
        <w:rPr>
          <w:rFonts w:ascii="Times New Roman" w:hAnsi="Times New Roman"/>
          <w:i/>
          <w:iCs/>
          <w:color w:val="000000" w:themeColor="text1"/>
          <w:sz w:val="24"/>
          <w:szCs w:val="24"/>
        </w:rPr>
        <w:t xml:space="preserve">Blueprint for the Future of ICT in Irish Education </w:t>
      </w:r>
      <w:r w:rsidRPr="00E54008">
        <w:rPr>
          <w:rFonts w:ascii="Times New Roman" w:hAnsi="Times New Roman"/>
          <w:color w:val="000000" w:themeColor="text1"/>
          <w:sz w:val="24"/>
          <w:szCs w:val="24"/>
        </w:rPr>
        <w:t xml:space="preserve">funded further investment into developing the ICT infrastructure of schools and failed again to detail a clear plan for pedagogical integration (DES, 2000). Phase 1 is summarised then as resulting in an increased effort towards improving the technological infrastructure of schools, but lacking guidelines for its application. </w:t>
      </w:r>
    </w:p>
    <w:p w14:paraId="440874F9"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137C562B"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Phase 2 includes the key policies </w:t>
      </w:r>
      <w:r w:rsidRPr="00E54008">
        <w:rPr>
          <w:rFonts w:ascii="Times New Roman" w:hAnsi="Times New Roman"/>
          <w:i/>
          <w:iCs/>
          <w:color w:val="000000" w:themeColor="text1"/>
          <w:sz w:val="24"/>
          <w:szCs w:val="24"/>
        </w:rPr>
        <w:t xml:space="preserve">Investing Effectively in ICT in Schools 2008-2013 </w:t>
      </w:r>
      <w:r w:rsidRPr="00E54008">
        <w:rPr>
          <w:rFonts w:ascii="Times New Roman" w:hAnsi="Times New Roman"/>
          <w:color w:val="000000" w:themeColor="text1"/>
          <w:sz w:val="24"/>
          <w:szCs w:val="24"/>
        </w:rPr>
        <w:t xml:space="preserve">(DES, 2008) and </w:t>
      </w:r>
      <w:r w:rsidRPr="00E54008">
        <w:rPr>
          <w:rFonts w:ascii="Times New Roman" w:hAnsi="Times New Roman"/>
          <w:i/>
          <w:iCs/>
          <w:color w:val="000000" w:themeColor="text1"/>
          <w:sz w:val="24"/>
          <w:szCs w:val="24"/>
        </w:rPr>
        <w:t xml:space="preserve">Smart Schools = Smart Economy </w:t>
      </w:r>
      <w:r w:rsidRPr="00E54008">
        <w:rPr>
          <w:rFonts w:ascii="Times New Roman" w:hAnsi="Times New Roman"/>
          <w:color w:val="000000" w:themeColor="text1"/>
          <w:sz w:val="24"/>
          <w:szCs w:val="24"/>
        </w:rPr>
        <w:t xml:space="preserve">(DES, 2009). These policies involved further investment into the ICT infrastructure of schools, and policy focus began shifting towards the learning experience of students (McGarr &amp; Johnston, 2019). Both policies recognised the growing prevalence of technology in students’ lives and outlined how ICT integration could allow for a more student-centred approach to teaching if schools embraced the “process of transforming themselves into purposeful e-learning environments” (DES, 2008, p.11). These policies have since been criticised for being written in such a way that their dominant economic discourse and neo-liberal ideology is often at odds with their educational goals, leading to “the coherence of the text dissolving under close reading” (Costello, 2012, p.80). Resultingly, most of the funding went towards the provision of “teaching computers and digital projectors” (DES, 2009, p.27), which were used to “merely digitize traditional teacher-centred approaches” rather than develop the student-centred pedagogies that were envisioned (McGarr &amp; Johnston, 2019). </w:t>
      </w:r>
    </w:p>
    <w:p w14:paraId="24025DB4"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09D19112"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The current phase, Phase 3, is framed by the </w:t>
      </w:r>
      <w:r w:rsidRPr="00E54008">
        <w:rPr>
          <w:rFonts w:ascii="Times New Roman" w:hAnsi="Times New Roman"/>
          <w:i/>
          <w:iCs/>
          <w:color w:val="000000" w:themeColor="text1"/>
          <w:sz w:val="24"/>
          <w:szCs w:val="24"/>
        </w:rPr>
        <w:t xml:space="preserve">Digital Strategy for Schools 2015-2020 </w:t>
      </w:r>
      <w:r w:rsidRPr="00E54008">
        <w:rPr>
          <w:rFonts w:ascii="Times New Roman" w:hAnsi="Times New Roman"/>
          <w:color w:val="000000" w:themeColor="text1"/>
          <w:sz w:val="24"/>
          <w:szCs w:val="24"/>
        </w:rPr>
        <w:t xml:space="preserve">(DES, 2015). This strategy builds further on previous efforts of ICT </w:t>
      </w:r>
      <w:proofErr w:type="gramStart"/>
      <w:r w:rsidRPr="00E54008">
        <w:rPr>
          <w:rFonts w:ascii="Times New Roman" w:hAnsi="Times New Roman"/>
          <w:color w:val="000000" w:themeColor="text1"/>
          <w:sz w:val="24"/>
          <w:szCs w:val="24"/>
        </w:rPr>
        <w:t>integration, and</w:t>
      </w:r>
      <w:proofErr w:type="gramEnd"/>
      <w:r w:rsidRPr="00E54008">
        <w:rPr>
          <w:rFonts w:ascii="Times New Roman" w:hAnsi="Times New Roman"/>
          <w:color w:val="000000" w:themeColor="text1"/>
          <w:sz w:val="24"/>
          <w:szCs w:val="24"/>
        </w:rPr>
        <w:t xml:space="preserve"> has achieved important milestones in terms of its key themes: (i) teaching, learning and assessment using ICT (ii) teacher professional learning (iii) leadership, research, and policy and (iv) ICT infrastructure (DES, 2015). A </w:t>
      </w:r>
      <w:r w:rsidRPr="00E54008">
        <w:rPr>
          <w:rFonts w:ascii="Times New Roman" w:hAnsi="Times New Roman"/>
          <w:i/>
          <w:iCs/>
          <w:color w:val="000000" w:themeColor="text1"/>
          <w:sz w:val="24"/>
          <w:szCs w:val="24"/>
        </w:rPr>
        <w:t>Digital Strategy Action Plan</w:t>
      </w:r>
      <w:r w:rsidRPr="00E54008">
        <w:rPr>
          <w:rFonts w:ascii="Times New Roman" w:hAnsi="Times New Roman"/>
          <w:color w:val="000000" w:themeColor="text1"/>
          <w:sz w:val="24"/>
          <w:szCs w:val="24"/>
        </w:rPr>
        <w:t xml:space="preserve"> has been published yearly in an effort to highlight the progress of carrying out the Digital Strategy’s key objectives (DES, 2019). In contrast to the policies of earlier phases, the funding outlined in in the Digital Strategy is provided to schools alongside clear guidance for its use in the form of the </w:t>
      </w:r>
      <w:r w:rsidRPr="00E54008">
        <w:rPr>
          <w:rFonts w:ascii="Times New Roman" w:hAnsi="Times New Roman"/>
          <w:i/>
          <w:iCs/>
          <w:color w:val="000000" w:themeColor="text1"/>
          <w:sz w:val="24"/>
          <w:szCs w:val="24"/>
        </w:rPr>
        <w:t>Digital Learning Framework</w:t>
      </w:r>
      <w:r w:rsidRPr="00E54008">
        <w:rPr>
          <w:rFonts w:ascii="Times New Roman" w:hAnsi="Times New Roman"/>
          <w:color w:val="000000" w:themeColor="text1"/>
          <w:sz w:val="24"/>
          <w:szCs w:val="24"/>
        </w:rPr>
        <w:t xml:space="preserve"> (Professional Development Service for Teachers (PDST), 2017). Falling under theme (i) ‘teaching, learning and assessment using ICT’, the </w:t>
      </w:r>
      <w:r w:rsidRPr="00E54008">
        <w:rPr>
          <w:rFonts w:ascii="Times New Roman" w:hAnsi="Times New Roman"/>
          <w:i/>
          <w:iCs/>
          <w:color w:val="000000" w:themeColor="text1"/>
          <w:sz w:val="24"/>
          <w:szCs w:val="24"/>
        </w:rPr>
        <w:t>Digital Learning Framework</w:t>
      </w:r>
      <w:r w:rsidRPr="00E54008">
        <w:rPr>
          <w:rFonts w:ascii="Times New Roman" w:hAnsi="Times New Roman"/>
          <w:color w:val="000000" w:themeColor="text1"/>
          <w:sz w:val="24"/>
          <w:szCs w:val="24"/>
        </w:rPr>
        <w:t xml:space="preserve"> is informed by academic research and “constructivist principles”, adapting the </w:t>
      </w:r>
      <w:r w:rsidRPr="00E54008">
        <w:rPr>
          <w:rFonts w:ascii="Times New Roman" w:hAnsi="Times New Roman"/>
          <w:i/>
          <w:iCs/>
          <w:color w:val="000000" w:themeColor="text1"/>
          <w:sz w:val="24"/>
          <w:szCs w:val="24"/>
        </w:rPr>
        <w:t xml:space="preserve">UNESCO ICT Competency Framework for Teachers </w:t>
      </w:r>
      <w:r w:rsidRPr="00E54008">
        <w:rPr>
          <w:rFonts w:ascii="Times New Roman" w:hAnsi="Times New Roman"/>
          <w:color w:val="000000" w:themeColor="text1"/>
          <w:sz w:val="24"/>
          <w:szCs w:val="24"/>
        </w:rPr>
        <w:t xml:space="preserve">to support successful ICT integration into Irish schools (PDST, 2017, p.1). The </w:t>
      </w:r>
      <w:r w:rsidRPr="00E54008">
        <w:rPr>
          <w:rFonts w:ascii="Times New Roman" w:hAnsi="Times New Roman"/>
          <w:i/>
          <w:iCs/>
          <w:color w:val="000000" w:themeColor="text1"/>
          <w:sz w:val="24"/>
          <w:szCs w:val="24"/>
        </w:rPr>
        <w:t>Digital Learning Framework</w:t>
      </w:r>
      <w:r w:rsidRPr="00E54008">
        <w:rPr>
          <w:rFonts w:ascii="Times New Roman" w:hAnsi="Times New Roman"/>
          <w:color w:val="000000" w:themeColor="text1"/>
          <w:sz w:val="24"/>
          <w:szCs w:val="24"/>
        </w:rPr>
        <w:t xml:space="preserve"> provides subject-specific support for the integration of ICT into practice, and it is intended for it to inform any developments in subject curricula, including the recent Junior Cycle reform (PDST, 2017; DES, 2019). The objectives of theme (ii) ‘teacher professional learning’ have been carried out by making the use of ICT “a mandatory element” of initial teacher education, and providing in-depth </w:t>
      </w:r>
      <w:r w:rsidRPr="00E54008">
        <w:rPr>
          <w:rFonts w:ascii="Times New Roman" w:hAnsi="Times New Roman"/>
          <w:i/>
          <w:iCs/>
          <w:color w:val="000000" w:themeColor="text1"/>
          <w:sz w:val="24"/>
          <w:szCs w:val="24"/>
        </w:rPr>
        <w:t>Embedding ICT in Teaching, Learning and Assessment</w:t>
      </w:r>
      <w:r w:rsidRPr="00E54008">
        <w:rPr>
          <w:rFonts w:ascii="Times New Roman" w:hAnsi="Times New Roman"/>
          <w:color w:val="000000" w:themeColor="text1"/>
          <w:sz w:val="24"/>
          <w:szCs w:val="24"/>
        </w:rPr>
        <w:t xml:space="preserve"> workshops for the </w:t>
      </w:r>
      <w:r w:rsidRPr="00E54008">
        <w:rPr>
          <w:rFonts w:ascii="Times New Roman" w:hAnsi="Times New Roman"/>
          <w:color w:val="000000" w:themeColor="text1"/>
          <w:sz w:val="24"/>
          <w:szCs w:val="24"/>
        </w:rPr>
        <w:lastRenderedPageBreak/>
        <w:t xml:space="preserve">continuous professional development of all teachers (DES, 2019, p.11). Similar professional development strategies have been implemented successfully in other countries for improving the pedagogical use of ICT (Ananiadou &amp; Rizza, 2010). Actions related to theme (iii) ‘leadership, research and policy’ include strong engagement with industry and the promotion of innovative educational technology use through the </w:t>
      </w:r>
      <w:r w:rsidRPr="00E54008">
        <w:rPr>
          <w:rFonts w:ascii="Times New Roman" w:hAnsi="Times New Roman"/>
          <w:i/>
          <w:iCs/>
          <w:color w:val="000000" w:themeColor="text1"/>
          <w:sz w:val="24"/>
          <w:szCs w:val="24"/>
        </w:rPr>
        <w:t>School Excellence Fund</w:t>
      </w:r>
      <w:r w:rsidRPr="00E54008">
        <w:rPr>
          <w:rFonts w:ascii="Times New Roman" w:hAnsi="Times New Roman"/>
          <w:color w:val="000000" w:themeColor="text1"/>
          <w:sz w:val="24"/>
          <w:szCs w:val="24"/>
        </w:rPr>
        <w:t xml:space="preserve"> (DES, 2017). In terms of theme (iv) ‘ICT infrastructure’, the </w:t>
      </w:r>
      <w:r w:rsidRPr="00E54008">
        <w:rPr>
          <w:rFonts w:ascii="Times New Roman" w:hAnsi="Times New Roman"/>
          <w:i/>
          <w:iCs/>
          <w:color w:val="000000" w:themeColor="text1"/>
          <w:sz w:val="24"/>
          <w:szCs w:val="24"/>
        </w:rPr>
        <w:t>Digital Strategy</w:t>
      </w:r>
      <w:r w:rsidRPr="00E54008">
        <w:rPr>
          <w:rFonts w:ascii="Times New Roman" w:hAnsi="Times New Roman"/>
          <w:color w:val="000000" w:themeColor="text1"/>
          <w:sz w:val="24"/>
          <w:szCs w:val="24"/>
        </w:rPr>
        <w:t xml:space="preserve"> has successfully provided all post-primary schools throughout the country with high-speed broadband (DES, 2019). Furthermore, the policy involves a commitment of €210 million of multi-annual investment into school technology, €155 million of which has been issued to date (DES, 2020). </w:t>
      </w:r>
    </w:p>
    <w:p w14:paraId="47B70860"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53C9247D"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The goals of Phase 3 can be seen as more realistic than previous phases of educational technology policy due to the clear acknowledgement of the difficulty involved in integrating ICT into “traditional school practices” (DES, 2015, p.19) and the identification of “a constructivist pedagogical orientation” as being important for “effective use of digital technology” (DES, 2015, p.21). This promotion of a constructivist approach reflects similar developments in the </w:t>
      </w:r>
      <w:bookmarkStart w:id="2" w:name="OLE_LINK7"/>
      <w:bookmarkStart w:id="3" w:name="OLE_LINK8"/>
      <w:r w:rsidRPr="00E54008">
        <w:rPr>
          <w:rFonts w:ascii="Times New Roman" w:hAnsi="Times New Roman"/>
          <w:i/>
          <w:iCs/>
          <w:color w:val="000000" w:themeColor="text1"/>
          <w:sz w:val="24"/>
          <w:szCs w:val="24"/>
        </w:rPr>
        <w:t>Project Maths</w:t>
      </w:r>
      <w:bookmarkEnd w:id="2"/>
      <w:bookmarkEnd w:id="3"/>
      <w:r w:rsidRPr="00E54008">
        <w:rPr>
          <w:rFonts w:ascii="Times New Roman" w:hAnsi="Times New Roman"/>
          <w:color w:val="000000" w:themeColor="text1"/>
          <w:sz w:val="24"/>
          <w:szCs w:val="24"/>
        </w:rPr>
        <w:t xml:space="preserve"> and </w:t>
      </w:r>
      <w:r w:rsidRPr="00E54008">
        <w:rPr>
          <w:rFonts w:ascii="Times New Roman" w:hAnsi="Times New Roman"/>
          <w:i/>
          <w:iCs/>
          <w:color w:val="000000" w:themeColor="text1"/>
          <w:sz w:val="24"/>
          <w:szCs w:val="24"/>
        </w:rPr>
        <w:t>Junior Cycle</w:t>
      </w:r>
      <w:r w:rsidRPr="00E54008">
        <w:rPr>
          <w:rFonts w:ascii="Times New Roman" w:hAnsi="Times New Roman"/>
          <w:color w:val="000000" w:themeColor="text1"/>
          <w:sz w:val="24"/>
          <w:szCs w:val="24"/>
        </w:rPr>
        <w:t xml:space="preserve"> reforms, and it is hoped that this will result in the embedding of ICT as teachers align with a student-centred approach (DES, 2019). Thus, it has been shown how educational technology policy in Ireland has developed over time to a stage where it recognises the wider educational context that it finds itself in. McGarr &amp; Johnston (2019, p.16) have described this evolution of policy as a sign of “pedagogical maturity”, explaining that the issue has changed from an isolated problem of technology integration to a more general issue of using educational technology to facilitate student-centred learning alongside constructivist developments of curricula. Policy has developed to acknowledge that any changes to teaching and learning brought about by educational technology will require “rethinking the role of teachers” (DES, 2015, p.11), and therefore the commitment of the social actors involved is critical for effective implementation of technology. It is important, then, to better understand the beliefs and practices of mathematics teachers in Ireland with regards to educational technology use.</w:t>
      </w:r>
    </w:p>
    <w:p w14:paraId="6689B28A"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4B933DE3" w14:textId="77777777" w:rsidR="002421E2" w:rsidRPr="00E54008" w:rsidRDefault="002421E2" w:rsidP="002421E2">
      <w:pPr>
        <w:suppressAutoHyphens w:val="0"/>
        <w:spacing w:line="360" w:lineRule="auto"/>
        <w:rPr>
          <w:rFonts w:ascii="Times New Roman" w:eastAsia="TimesNewRomanPSMT" w:hAnsi="Times New Roman"/>
          <w:color w:val="000000" w:themeColor="text1"/>
          <w:sz w:val="24"/>
          <w:szCs w:val="24"/>
        </w:rPr>
      </w:pPr>
      <w:r w:rsidRPr="00E54008">
        <w:rPr>
          <w:rFonts w:ascii="Times New Roman" w:hAnsi="Times New Roman"/>
          <w:b/>
          <w:bCs/>
          <w:color w:val="000000" w:themeColor="text1"/>
          <w:sz w:val="24"/>
          <w:szCs w:val="24"/>
        </w:rPr>
        <w:t>Educational Technology in the Mathematics Classroom</w:t>
      </w:r>
    </w:p>
    <w:p w14:paraId="6AB9FA90"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Investigations into the use of technology by teachers often categorise the factors influencing its use into two groups: first-order external factors of resource availability, school culture and support, and subject culture and assessment; second-order internal factors of teacher’s knowledge and skills, and teacher’s attitudes and beliefs (Hew &amp; Brush, 2006; Ertmer et al., </w:t>
      </w:r>
      <w:r w:rsidRPr="00E54008">
        <w:rPr>
          <w:rFonts w:ascii="Times New Roman" w:hAnsi="Times New Roman"/>
          <w:color w:val="000000" w:themeColor="text1"/>
          <w:sz w:val="24"/>
          <w:szCs w:val="24"/>
        </w:rPr>
        <w:lastRenderedPageBreak/>
        <w:t>2012). Research on situations where the first-order factors have been satisfied has shown that the second-order internal factors of teacher knowledge and beliefs are the biggest determinants of how, and whether, technology is used in the classroom (Ertmer et al., 2012). Consequently, Tabach &amp; Slutzky (2017) advise that for researchers to identify innovative ways that technology can improve the teaching and learning of mathematics, it is important to first understand the everyday knowledge, beliefs and practices of mathematics teachers.</w:t>
      </w:r>
    </w:p>
    <w:p w14:paraId="7BCE62FD" w14:textId="77777777" w:rsidR="002421E2" w:rsidRPr="00E54008" w:rsidRDefault="002421E2" w:rsidP="002421E2">
      <w:pPr>
        <w:spacing w:line="360" w:lineRule="auto"/>
        <w:rPr>
          <w:rFonts w:ascii="Times New Roman" w:hAnsi="Times New Roman"/>
          <w:color w:val="000000" w:themeColor="text1"/>
          <w:sz w:val="24"/>
          <w:szCs w:val="24"/>
        </w:rPr>
      </w:pPr>
    </w:p>
    <w:p w14:paraId="37B88DB4"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Mishra &amp; Koehler (2006) have identified three types of knowledge needed for a teacher to effectively embed ICT into their practice: technological, curriculum content, and pedagogical. The </w:t>
      </w:r>
      <w:r w:rsidRPr="00E54008">
        <w:rPr>
          <w:rFonts w:ascii="Times New Roman" w:hAnsi="Times New Roman"/>
          <w:i/>
          <w:iCs/>
          <w:color w:val="000000" w:themeColor="text1"/>
          <w:sz w:val="24"/>
          <w:szCs w:val="24"/>
        </w:rPr>
        <w:t>Technological Pedagogical Content Knowledge Framework</w:t>
      </w:r>
      <w:r w:rsidRPr="00E54008">
        <w:rPr>
          <w:rFonts w:ascii="Times New Roman" w:hAnsi="Times New Roman"/>
          <w:color w:val="000000" w:themeColor="text1"/>
          <w:sz w:val="24"/>
          <w:szCs w:val="24"/>
        </w:rPr>
        <w:t xml:space="preserve"> (TPACK) recognises the complexity of ICT use in the classroom, outlining how these three types of knowledge and their interrelationships are needed for effective teaching using ICT (Mishra &amp; Koehler, 2006; DES, 2015). Even in situations where teachers possess sufficient technological, pedagogical and content knowledge, their beliefs about learning and technology have been shown to have the strongest influence on the integration of technology in their classroom (Palak &amp; Wallis, 2009; Anderson et al., 2011; Donnelly et al., 2011). </w:t>
      </w:r>
    </w:p>
    <w:p w14:paraId="3E210DBB" w14:textId="77777777" w:rsidR="002421E2" w:rsidRPr="00E54008" w:rsidRDefault="002421E2" w:rsidP="002421E2">
      <w:pPr>
        <w:spacing w:line="360" w:lineRule="auto"/>
        <w:rPr>
          <w:rFonts w:ascii="Times New Roman" w:hAnsi="Times New Roman"/>
          <w:color w:val="000000" w:themeColor="text1"/>
          <w:sz w:val="24"/>
          <w:szCs w:val="24"/>
        </w:rPr>
      </w:pPr>
    </w:p>
    <w:p w14:paraId="15188286"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A constructivist framework of learning views the role of the teacher as that of a facilitator of students’ learning, emphasising the students’ autonomy and how they personally construct knowledge based on social interaction, active learning, and their previous experience (Anderson &amp; Piazza, 1996; OECD, 2009a; Jones et al., 2010). This is often viewed in contrast with the more traditional “direct transmission” view of teaching which sees the teacher in the role of an instructor, transferring fixed knowledge to students through demonstration and providing information directly (OECD, 2014, p. 217). </w:t>
      </w:r>
    </w:p>
    <w:p w14:paraId="6853FC02" w14:textId="77777777" w:rsidR="002421E2" w:rsidRPr="00E54008" w:rsidRDefault="002421E2" w:rsidP="002421E2">
      <w:pPr>
        <w:spacing w:line="360" w:lineRule="auto"/>
        <w:rPr>
          <w:rFonts w:ascii="Times New Roman" w:hAnsi="Times New Roman"/>
          <w:color w:val="000000" w:themeColor="text1"/>
          <w:sz w:val="24"/>
          <w:szCs w:val="24"/>
        </w:rPr>
      </w:pPr>
    </w:p>
    <w:p w14:paraId="78F7D4CE"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Post-primary mathematics teaching in Ireland has recently undergone major reform as a result of Project Maths, an initiative that encourages “</w:t>
      </w:r>
      <w:bookmarkStart w:id="4" w:name="OLE_LINK5"/>
      <w:bookmarkStart w:id="5" w:name="OLE_LINK6"/>
      <w:r w:rsidRPr="00E54008">
        <w:rPr>
          <w:rFonts w:ascii="Times New Roman" w:hAnsi="Times New Roman"/>
          <w:color w:val="000000" w:themeColor="text1"/>
          <w:sz w:val="24"/>
          <w:szCs w:val="24"/>
        </w:rPr>
        <w:t>an investigative, constructivist approach to teaching and learning</w:t>
      </w:r>
      <w:bookmarkEnd w:id="4"/>
      <w:bookmarkEnd w:id="5"/>
      <w:r w:rsidRPr="00E54008">
        <w:rPr>
          <w:rFonts w:ascii="Times New Roman" w:hAnsi="Times New Roman"/>
          <w:color w:val="000000" w:themeColor="text1"/>
          <w:sz w:val="24"/>
          <w:szCs w:val="24"/>
        </w:rPr>
        <w:t xml:space="preserve">” (Cosgrove et al., 2012, p.2). Internationally, there is a similar trend toward constructivist beliefs, with most educational systems embracing constructivist ideals (OECD, 2012; Cerqua et al., 2017). An international survey of post-primary teachers has shown that, while Irish teachers endorse constructivist beliefs more strongly than direct transmission, they support constructivist beliefs relatively less-so and support traditional direct transmission beliefs relatively more-so than their international peers (Gilleece et al., 2009; OECD, 2009a). Putten et al. (2014) warn that the relationship between beliefs and </w:t>
      </w:r>
      <w:r w:rsidRPr="00E54008">
        <w:rPr>
          <w:rFonts w:ascii="Times New Roman" w:hAnsi="Times New Roman"/>
          <w:color w:val="000000" w:themeColor="text1"/>
          <w:sz w:val="24"/>
          <w:szCs w:val="24"/>
        </w:rPr>
        <w:lastRenderedPageBreak/>
        <w:t xml:space="preserve">practice is complex, recognising a significant disparity between some mathematics teachers’ beliefs and actions. In practice, Irish mathematics teachers are seen to teach more often with traditional structural practices than with student-centred approaches, though the extent to which traditional practices are favoured has lessened since the introduction of </w:t>
      </w:r>
      <w:r w:rsidRPr="00E54008">
        <w:rPr>
          <w:rFonts w:ascii="Times New Roman" w:hAnsi="Times New Roman"/>
          <w:i/>
          <w:iCs/>
          <w:color w:val="000000" w:themeColor="text1"/>
          <w:sz w:val="24"/>
          <w:szCs w:val="24"/>
        </w:rPr>
        <w:t>Project Maths</w:t>
      </w:r>
      <w:r w:rsidRPr="00E54008">
        <w:rPr>
          <w:rFonts w:ascii="Times New Roman" w:hAnsi="Times New Roman"/>
          <w:color w:val="000000" w:themeColor="text1"/>
          <w:sz w:val="24"/>
          <w:szCs w:val="24"/>
        </w:rPr>
        <w:t xml:space="preserve"> (OECD, 2009a; Shiel &amp; Kelleher, 2017). For reasons of lesson structure and classroom management, some evidence suggests that a combination of traditionally structured practices and constructivist approaches may result in the most student learning, but classrooms are still often dominated by the former (OECD, 2009b; Cerqua et al., 2017; Sorensen &amp; Robertson, 2017). </w:t>
      </w:r>
    </w:p>
    <w:p w14:paraId="56ABDB3F" w14:textId="77777777" w:rsidR="002421E2" w:rsidRPr="00E54008" w:rsidRDefault="002421E2" w:rsidP="002421E2">
      <w:pPr>
        <w:spacing w:line="360" w:lineRule="auto"/>
        <w:rPr>
          <w:rFonts w:ascii="Times New Roman" w:hAnsi="Times New Roman"/>
          <w:color w:val="000000" w:themeColor="text1"/>
          <w:sz w:val="24"/>
          <w:szCs w:val="24"/>
        </w:rPr>
      </w:pPr>
    </w:p>
    <w:p w14:paraId="1A06D5D5"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Teachers tend to integrate technology in line with their pedagogical orientation (Ertmer et al., 2012). Various types of technology and their corresponding mathematical applications mean that there are many ways for teachers of all orientations to integrate technology into their classroom to strengthen students’ learning (National Council of Teachers of Mathematics (NCTM), 2015; Drijvers et al., 2016). The NCTM (2015) advise that mathematics-specific technologies support students in their exploring, understanding and identification of mathematical concepts. Such technologies include “computer algebra systems, dynamic geometry environments, interactive applets, handheld computation, data collection and analysis devices, and computer-based applications” (NCTM, 2015, p.1). Additionally, subject-neutral technologies such as web-based digital media and collaboration, communication, and presentation tools can “enhance student-student and student-teacher interactions to support and enrich sense making” (NCTM, 2015, p.2). Traditionalist and constructivist teachers alike can strategically design lessons around technological tools to improve the “learning of mathematical procedures and skills as well as the development of advanced mathematical proficiencies, such as problem solving, reasoning and justifying.” (NCTM, p.2). Importantly, however, teachers who align with traditionalist ideals use ICT less often than those with constructivist beliefs (Chai, 2010; Badizadegan, 2015). Furthermore, it has been shown that teachers aligned with traditionalist ideals utilise ICT less effectively than those utilising ICT in alignment with constructivist beliefs (Tondeur et al., 2008; Kim et al., 2013; Genlott &amp; Grönlund, 2016). </w:t>
      </w:r>
    </w:p>
    <w:p w14:paraId="13460CF8" w14:textId="77777777" w:rsidR="002421E2" w:rsidRPr="00E54008" w:rsidRDefault="002421E2" w:rsidP="002421E2">
      <w:pPr>
        <w:spacing w:line="360" w:lineRule="auto"/>
        <w:rPr>
          <w:rFonts w:ascii="Times New Roman" w:hAnsi="Times New Roman"/>
          <w:color w:val="000000" w:themeColor="text1"/>
          <w:sz w:val="24"/>
          <w:szCs w:val="24"/>
        </w:rPr>
      </w:pPr>
    </w:p>
    <w:p w14:paraId="016C4F9A"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Despite the increased efforts made by educational technology policy to address first-order and second-order barriers to ICT integration, these barriers remain strong in Ireland’s mathematics classrooms today. In their evaluation of the impact that </w:t>
      </w:r>
      <w:r w:rsidRPr="00E54008">
        <w:rPr>
          <w:rFonts w:ascii="Times New Roman" w:hAnsi="Times New Roman"/>
          <w:i/>
          <w:iCs/>
          <w:color w:val="000000" w:themeColor="text1"/>
          <w:sz w:val="24"/>
          <w:szCs w:val="24"/>
        </w:rPr>
        <w:t xml:space="preserve">Project Maths </w:t>
      </w:r>
      <w:r w:rsidRPr="00E54008">
        <w:rPr>
          <w:rFonts w:ascii="Times New Roman" w:hAnsi="Times New Roman"/>
          <w:color w:val="000000" w:themeColor="text1"/>
          <w:sz w:val="24"/>
          <w:szCs w:val="24"/>
        </w:rPr>
        <w:t xml:space="preserve">has had </w:t>
      </w:r>
      <w:r w:rsidRPr="00E54008">
        <w:rPr>
          <w:rFonts w:ascii="Times New Roman" w:hAnsi="Times New Roman"/>
          <w:color w:val="000000" w:themeColor="text1"/>
          <w:sz w:val="24"/>
          <w:szCs w:val="24"/>
        </w:rPr>
        <w:lastRenderedPageBreak/>
        <w:t xml:space="preserve">on mathematics teaching, Shiel &amp; Kelleher (2017) highlight some important data provided by Mullis et al.’s (2015) </w:t>
      </w:r>
      <w:r w:rsidRPr="00E54008">
        <w:rPr>
          <w:rFonts w:ascii="Times New Roman" w:hAnsi="Times New Roman"/>
          <w:i/>
          <w:iCs/>
          <w:color w:val="000000" w:themeColor="text1"/>
          <w:sz w:val="24"/>
          <w:szCs w:val="24"/>
        </w:rPr>
        <w:t>Trends in International Mathematics and Science Study</w:t>
      </w:r>
      <w:r w:rsidRPr="00E54008">
        <w:rPr>
          <w:rFonts w:ascii="Times New Roman" w:hAnsi="Times New Roman"/>
          <w:color w:val="000000" w:themeColor="text1"/>
          <w:sz w:val="24"/>
          <w:szCs w:val="24"/>
        </w:rPr>
        <w:t xml:space="preserve"> (TIMSS).</w:t>
      </w:r>
      <w:r w:rsidRPr="00E54008">
        <w:rPr>
          <w:rFonts w:ascii="Times New Roman" w:hAnsi="Times New Roman"/>
          <w:i/>
          <w:iCs/>
          <w:color w:val="000000" w:themeColor="text1"/>
          <w:sz w:val="24"/>
          <w:szCs w:val="24"/>
        </w:rPr>
        <w:t xml:space="preserve"> </w:t>
      </w:r>
    </w:p>
    <w:p w14:paraId="333681B1"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In terms of ICT infrastructure, Shiel &amp; Kelleher (2017) advise that access to technology is low in Ireland relative to other OECD countries. TIMSS investigated the availability of computers for students in second year maths classes. In Ireland, 6.3% of students were in classes reported to have individual computing devices available to students, compared to an OECD-16 average of 12.5%. Only 2.7% of students were in classes with access to shared computing devices, compared to an OECD-16 average of 13.4%. Just 20.4% of students were in schools where their class could sometimes access computers elsewhere in the school for their mathematics lesson, compared to 29.7% OECD-16 average. Only 25% of Irish post-primary mathematics teachers involved in TIMSS had access to a computing device for their classes, whether that be “individual devices, sharing of devices or access to devices elsewhere in school” (Shiel &amp; Kelleher, 2017, p.115). Drawing attention to the area of professional development, Shiel &amp; Kelleher (2017, p.169) explain that while 65.2% of the Irish teachers involved in TIMSS had undergone professional development in the area of ICT use in mathematics teaching, compared to a 45.1% OECD-16 average, many of those teachers felt “a lack confidence in the use of ICTs for mathematics teaching and learning” and “unable to maximise its potential” even when ICT infrastructure is available.</w:t>
      </w:r>
    </w:p>
    <w:p w14:paraId="4D1A265D" w14:textId="77777777" w:rsidR="002421E2" w:rsidRPr="00E54008" w:rsidRDefault="002421E2" w:rsidP="002421E2">
      <w:pPr>
        <w:spacing w:line="360" w:lineRule="auto"/>
        <w:rPr>
          <w:rFonts w:ascii="Times New Roman" w:hAnsi="Times New Roman"/>
          <w:color w:val="000000" w:themeColor="text1"/>
          <w:sz w:val="24"/>
          <w:szCs w:val="24"/>
        </w:rPr>
      </w:pPr>
    </w:p>
    <w:p w14:paraId="7F3E9290"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Participant teachers reported using ICT for “classroom demonstrations, checking of homework, taking classroom- and home-administered tests, and as a tool for students to use in problem solving” (Shiel &amp; Kelleher, 2017, p.137). The most common use was for classroom demonstrations, and GeoGebra was reported to be the most common resource used. The dynamic geometry and algebra software </w:t>
      </w:r>
      <w:proofErr w:type="gramStart"/>
      <w:r w:rsidRPr="00E54008">
        <w:rPr>
          <w:rFonts w:ascii="Times New Roman" w:hAnsi="Times New Roman"/>
          <w:color w:val="000000" w:themeColor="text1"/>
          <w:sz w:val="24"/>
          <w:szCs w:val="24"/>
        </w:rPr>
        <w:t>was</w:t>
      </w:r>
      <w:proofErr w:type="gramEnd"/>
      <w:r w:rsidRPr="00E54008">
        <w:rPr>
          <w:rFonts w:ascii="Times New Roman" w:hAnsi="Times New Roman"/>
          <w:color w:val="000000" w:themeColor="text1"/>
          <w:sz w:val="24"/>
          <w:szCs w:val="24"/>
        </w:rPr>
        <w:t xml:space="preserve"> praised for improving classroom demonstrations, student visualisation and problem solving but concern was also expressed for how “it appears that teachers are using GeoGebra (and other software) in class more often than students” (Shiel &amp; Kelleher, 2017, p.137). Some participant teachers failed to see the value of ICT use, commenting that these technologies would not be available to students in their exams. Others acknowledged the potential of ICT integration and the constructivist teaching practices encouraged by the Project Maths Development Team, but these are often seen as impractical compared to quicker, traditional, methods: “you either get the course completely done or you do it in the spirit of Project Maths, in which case you run out of time” (Shiel &amp; Kelleher, 2017, p.124). It is evident that the integration of ICT in Ireland’s mathematics classrooms is constrained not only by first-order barriers like limited available </w:t>
      </w:r>
      <w:r w:rsidRPr="00E54008">
        <w:rPr>
          <w:rFonts w:ascii="Times New Roman" w:hAnsi="Times New Roman"/>
          <w:color w:val="000000" w:themeColor="text1"/>
          <w:sz w:val="24"/>
          <w:szCs w:val="24"/>
        </w:rPr>
        <w:lastRenderedPageBreak/>
        <w:t>technological resources, but also second-order barriers like teacher beliefs. Shiel &amp; Kelleher (2017, xx) advise that “there is significant scope for enhancing the use of ICTs for mathematics, and teachers need additional support in the area.”.</w:t>
      </w:r>
    </w:p>
    <w:p w14:paraId="1E899F7E" w14:textId="77777777" w:rsidR="002421E2" w:rsidRPr="00E54008" w:rsidRDefault="002421E2" w:rsidP="002421E2">
      <w:pPr>
        <w:spacing w:line="360" w:lineRule="auto"/>
        <w:rPr>
          <w:rFonts w:ascii="Times New Roman" w:hAnsi="Times New Roman"/>
          <w:color w:val="000000" w:themeColor="text1"/>
          <w:sz w:val="24"/>
          <w:szCs w:val="24"/>
        </w:rPr>
      </w:pPr>
    </w:p>
    <w:p w14:paraId="20B85DF2" w14:textId="77777777" w:rsidR="002421E2" w:rsidRPr="00E54008" w:rsidRDefault="002421E2" w:rsidP="002421E2">
      <w:pPr>
        <w:pStyle w:val="NoSpacing"/>
        <w:spacing w:line="360" w:lineRule="auto"/>
        <w:rPr>
          <w:rFonts w:ascii="Times New Roman" w:hAnsi="Times New Roman"/>
          <w:b/>
          <w:bCs/>
          <w:sz w:val="24"/>
          <w:szCs w:val="24"/>
        </w:rPr>
      </w:pPr>
      <w:r w:rsidRPr="00E54008">
        <w:rPr>
          <w:rFonts w:ascii="Times New Roman" w:hAnsi="Times New Roman"/>
          <w:sz w:val="24"/>
          <w:szCs w:val="24"/>
        </w:rPr>
        <w:t xml:space="preserve">Tondeur et al. (2008, p.2550) advise that the relationship between teachers’ beliefs and actions is bi-directional, explaining that “beliefs lead to actions, which, in turn, lead to the creation of new, reconstructed or reaffirmed beliefs”. They suggest that certain types of ICT use can motivate teachers to develop a more constructivist practice, but the teacher “must see the utility of using a particular technology” for this to occur (Tondeur et al., 2008, p. 2551). As outlined above, teachers' use of ICT is influenced by other factors like technological infrastructure, pedagogical orientation, curriculum and assessment demands, and time constraints. For teachers to see the utility of a particular technology, it is important to consider the wider context of their practice, as it is possible that other pedagogical demands made of mathematics teachers limit their ability to prioritise ICT integration. The constructivist approach espoused by </w:t>
      </w:r>
      <w:r w:rsidRPr="00E54008">
        <w:rPr>
          <w:rFonts w:ascii="Times New Roman" w:hAnsi="Times New Roman"/>
          <w:i/>
          <w:iCs/>
          <w:sz w:val="24"/>
          <w:szCs w:val="24"/>
        </w:rPr>
        <w:t>Project Maths</w:t>
      </w:r>
      <w:r w:rsidRPr="00E54008">
        <w:rPr>
          <w:rFonts w:ascii="Times New Roman" w:hAnsi="Times New Roman"/>
          <w:sz w:val="24"/>
          <w:szCs w:val="24"/>
        </w:rPr>
        <w:t xml:space="preserve"> and reflected again in </w:t>
      </w:r>
      <w:r w:rsidRPr="00E54008">
        <w:rPr>
          <w:rFonts w:ascii="Times New Roman" w:hAnsi="Times New Roman"/>
          <w:i/>
          <w:iCs/>
          <w:sz w:val="24"/>
          <w:szCs w:val="24"/>
        </w:rPr>
        <w:t xml:space="preserve">Framework for Junior Cycle, for example, </w:t>
      </w:r>
      <w:r w:rsidRPr="00E54008">
        <w:rPr>
          <w:rFonts w:ascii="Times New Roman" w:hAnsi="Times New Roman"/>
          <w:sz w:val="24"/>
          <w:szCs w:val="24"/>
        </w:rPr>
        <w:t>emphasises the importance of formative assessment for enabling “students to build on their learning to date” (DES, 2015, p.11). I feel it is important, then, as a student teacher beginning their lifelong professional development, to explore the possible utility of a technological approach to formative assessment, so as to increase the potentiality of implementation by myself or other teachers in future.</w:t>
      </w:r>
    </w:p>
    <w:p w14:paraId="5BF8D717" w14:textId="77777777" w:rsidR="002421E2" w:rsidRPr="00E54008" w:rsidRDefault="002421E2" w:rsidP="002421E2">
      <w:pPr>
        <w:spacing w:line="360" w:lineRule="auto"/>
        <w:rPr>
          <w:rFonts w:ascii="Times New Roman" w:hAnsi="Times New Roman"/>
          <w:b/>
          <w:bCs/>
          <w:color w:val="000000" w:themeColor="text1"/>
          <w:sz w:val="24"/>
          <w:szCs w:val="24"/>
        </w:rPr>
      </w:pPr>
    </w:p>
    <w:p w14:paraId="746086D0"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b/>
          <w:bCs/>
          <w:color w:val="000000" w:themeColor="text1"/>
          <w:sz w:val="24"/>
          <w:szCs w:val="24"/>
        </w:rPr>
        <w:t>Formative Assessment and ICT in the classroom</w:t>
      </w:r>
    </w:p>
    <w:p w14:paraId="3620C443" w14:textId="77777777" w:rsidR="002421E2" w:rsidRDefault="002421E2" w:rsidP="002421E2">
      <w:pPr>
        <w:widowControl w:val="0"/>
        <w:autoSpaceDE w:val="0"/>
        <w:adjustRightInd w:val="0"/>
        <w:spacing w:line="360" w:lineRule="auto"/>
        <w:rPr>
          <w:rFonts w:ascii="Times New Roman" w:hAnsi="Times New Roman"/>
          <w:color w:val="000000" w:themeColor="text1"/>
          <w:sz w:val="24"/>
          <w:szCs w:val="24"/>
        </w:rPr>
      </w:pPr>
      <w:bookmarkStart w:id="6" w:name="OLE_LINK15"/>
      <w:bookmarkStart w:id="7" w:name="OLE_LINK16"/>
      <w:r w:rsidRPr="00B2709E">
        <w:rPr>
          <w:rFonts w:ascii="Times New Roman" w:hAnsi="Times New Roman"/>
          <w:bCs/>
          <w:sz w:val="24"/>
          <w:szCs w:val="24"/>
        </w:rPr>
        <w:t xml:space="preserve">Formative assessment </w:t>
      </w:r>
      <w:r w:rsidRPr="00B81D0B">
        <w:rPr>
          <w:rFonts w:ascii="Times New Roman" w:hAnsi="Times New Roman"/>
          <w:bCs/>
          <w:sz w:val="24"/>
          <w:szCs w:val="24"/>
        </w:rPr>
        <w:t>has been described as</w:t>
      </w:r>
      <w:r w:rsidRPr="00544450">
        <w:rPr>
          <w:rFonts w:ascii="Times New Roman" w:hAnsi="Times New Roman"/>
          <w:bCs/>
          <w:sz w:val="24"/>
          <w:szCs w:val="24"/>
        </w:rPr>
        <w:t xml:space="preserve"> a method of assessment</w:t>
      </w:r>
      <w:r w:rsidRPr="00E64C96">
        <w:rPr>
          <w:rFonts w:ascii="Times New Roman" w:hAnsi="Times New Roman"/>
          <w:bCs/>
          <w:sz w:val="24"/>
          <w:szCs w:val="24"/>
        </w:rPr>
        <w:t xml:space="preserve"> where evidence </w:t>
      </w:r>
      <w:r>
        <w:rPr>
          <w:rFonts w:ascii="Times New Roman" w:hAnsi="Times New Roman"/>
          <w:bCs/>
          <w:sz w:val="24"/>
          <w:szCs w:val="24"/>
        </w:rPr>
        <w:t>of</w:t>
      </w:r>
      <w:r w:rsidRPr="00E64C96">
        <w:rPr>
          <w:rFonts w:ascii="Times New Roman" w:hAnsi="Times New Roman"/>
          <w:bCs/>
          <w:sz w:val="24"/>
          <w:szCs w:val="24"/>
        </w:rPr>
        <w:t xml:space="preserve"> student </w:t>
      </w:r>
      <w:r>
        <w:rPr>
          <w:rFonts w:ascii="Times New Roman" w:hAnsi="Times New Roman"/>
          <w:bCs/>
          <w:sz w:val="24"/>
          <w:szCs w:val="24"/>
        </w:rPr>
        <w:t>understanding</w:t>
      </w:r>
      <w:r w:rsidRPr="00E64C96">
        <w:rPr>
          <w:rFonts w:ascii="Times New Roman" w:hAnsi="Times New Roman"/>
          <w:bCs/>
          <w:sz w:val="24"/>
          <w:szCs w:val="24"/>
        </w:rPr>
        <w:t xml:space="preserve"> </w:t>
      </w:r>
      <w:r>
        <w:rPr>
          <w:rFonts w:ascii="Times New Roman" w:hAnsi="Times New Roman"/>
          <w:bCs/>
          <w:sz w:val="24"/>
          <w:szCs w:val="24"/>
        </w:rPr>
        <w:t>"</w:t>
      </w:r>
      <w:r w:rsidRPr="00E64C96">
        <w:rPr>
          <w:rFonts w:ascii="Times New Roman" w:hAnsi="Times New Roman"/>
          <w:bCs/>
          <w:sz w:val="24"/>
          <w:szCs w:val="24"/>
        </w:rPr>
        <w:t>is elicited, interpreted</w:t>
      </w:r>
      <w:r w:rsidRPr="005A2771">
        <w:rPr>
          <w:rFonts w:ascii="Times New Roman" w:hAnsi="Times New Roman"/>
          <w:bCs/>
          <w:sz w:val="24"/>
          <w:szCs w:val="24"/>
        </w:rPr>
        <w:t xml:space="preserve">, and used by teachers, learners or their peers, to make decisions about the next steps in instruction that are likely to be better, or better founded, than the decisions they would have taken in the absence of </w:t>
      </w:r>
      <w:r w:rsidRPr="00B2709E">
        <w:rPr>
          <w:rFonts w:ascii="Times New Roman" w:hAnsi="Times New Roman"/>
          <w:bCs/>
          <w:sz w:val="24"/>
          <w:szCs w:val="24"/>
        </w:rPr>
        <w:t xml:space="preserve">the evidence that was elicited” (Black and William, 2009, p.7). </w:t>
      </w:r>
      <w:r w:rsidRPr="00E54008">
        <w:rPr>
          <w:rFonts w:ascii="Times New Roman" w:hAnsi="Times New Roman"/>
          <w:color w:val="000000" w:themeColor="text1"/>
          <w:sz w:val="24"/>
          <w:szCs w:val="24"/>
        </w:rPr>
        <w:t xml:space="preserve">In their synthesis of over 800 meta-analyses related to achievement and assessment, Hattie (2009, p.22) concluded that “the biggest effects on student learning occur when teachers become learners of their own teaching and when students become their own teachers.” </w:t>
      </w:r>
      <w:r w:rsidRPr="00B2709E">
        <w:rPr>
          <w:rFonts w:ascii="Times New Roman" w:hAnsi="Times New Roman"/>
          <w:bCs/>
          <w:sz w:val="24"/>
          <w:szCs w:val="24"/>
        </w:rPr>
        <w:t xml:space="preserve"> </w:t>
      </w:r>
      <w:r w:rsidRPr="00E54008">
        <w:rPr>
          <w:rFonts w:ascii="Times New Roman" w:hAnsi="Times New Roman"/>
          <w:color w:val="000000" w:themeColor="text1"/>
          <w:sz w:val="24"/>
          <w:szCs w:val="24"/>
        </w:rPr>
        <w:t>It can be said that formative assessment, or assessment for learning, happens “here and now” in the classroom and provides feedback not only to “students about the quality of their work and their levels of understanding” but also to teachers about the strengths and weaknesses of their teaching (Warner, 2011, p.336; Cizek, 2010)</w:t>
      </w:r>
      <w:bookmarkEnd w:id="6"/>
      <w:bookmarkEnd w:id="7"/>
      <w:r w:rsidRPr="00E54008">
        <w:rPr>
          <w:rFonts w:ascii="Times New Roman" w:hAnsi="Times New Roman"/>
          <w:bCs/>
          <w:color w:val="000000" w:themeColor="text1"/>
          <w:sz w:val="24"/>
          <w:szCs w:val="24"/>
        </w:rPr>
        <w:t>.</w:t>
      </w:r>
      <w:r w:rsidRPr="00E54008">
        <w:rPr>
          <w:rFonts w:ascii="Times New Roman" w:hAnsi="Times New Roman"/>
          <w:color w:val="000000" w:themeColor="text1"/>
          <w:sz w:val="24"/>
          <w:szCs w:val="24"/>
        </w:rPr>
        <w:t xml:space="preserve"> This concept of feedback is a core component of formative assessment, and it has been </w:t>
      </w:r>
      <w:r w:rsidRPr="00E54008">
        <w:rPr>
          <w:rFonts w:ascii="Times New Roman" w:hAnsi="Times New Roman"/>
          <w:color w:val="000000" w:themeColor="text1"/>
          <w:sz w:val="24"/>
          <w:szCs w:val="24"/>
        </w:rPr>
        <w:lastRenderedPageBreak/>
        <w:t xml:space="preserve">shown to have the potential to facilitate the constructivist principles of student autonomy and personally constructed knowledge </w:t>
      </w:r>
      <w:r>
        <w:rPr>
          <w:rFonts w:ascii="Times New Roman" w:hAnsi="Times New Roman"/>
          <w:color w:val="000000" w:themeColor="text1"/>
          <w:sz w:val="24"/>
          <w:szCs w:val="24"/>
        </w:rPr>
        <w:t>when</w:t>
      </w:r>
      <w:r w:rsidRPr="00E54008">
        <w:rPr>
          <w:rFonts w:ascii="Times New Roman" w:hAnsi="Times New Roman"/>
          <w:color w:val="000000" w:themeColor="text1"/>
          <w:sz w:val="24"/>
          <w:szCs w:val="24"/>
        </w:rPr>
        <w:t xml:space="preserve"> incorporated </w:t>
      </w:r>
      <w:r>
        <w:rPr>
          <w:rFonts w:ascii="Times New Roman" w:hAnsi="Times New Roman"/>
          <w:color w:val="000000" w:themeColor="text1"/>
          <w:sz w:val="24"/>
          <w:szCs w:val="24"/>
        </w:rPr>
        <w:t>into</w:t>
      </w:r>
      <w:r w:rsidRPr="00E54008">
        <w:rPr>
          <w:rFonts w:ascii="Times New Roman" w:hAnsi="Times New Roman"/>
          <w:color w:val="000000" w:themeColor="text1"/>
          <w:sz w:val="24"/>
          <w:szCs w:val="24"/>
        </w:rPr>
        <w:t xml:space="preserve"> social and active learning (O’Mahony, 2017).</w:t>
      </w:r>
      <w:r>
        <w:rPr>
          <w:rFonts w:ascii="Times New Roman" w:hAnsi="Times New Roman"/>
          <w:color w:val="000000" w:themeColor="text1"/>
          <w:sz w:val="24"/>
          <w:szCs w:val="24"/>
        </w:rPr>
        <w:t xml:space="preserve"> Effective feedback, clear learning intentions, self and peer assessment, and classroom dialogue have been identified as essential aspects of formative assessment in the mathematics classroom (Wiliam, 2011; DES, 2015)</w:t>
      </w:r>
    </w:p>
    <w:p w14:paraId="22160AFE" w14:textId="77777777" w:rsidR="002421E2" w:rsidRDefault="002421E2" w:rsidP="002421E2">
      <w:pPr>
        <w:widowControl w:val="0"/>
        <w:autoSpaceDE w:val="0"/>
        <w:adjustRightInd w:val="0"/>
        <w:spacing w:line="360" w:lineRule="auto"/>
        <w:rPr>
          <w:rFonts w:ascii="Times New Roman" w:hAnsi="Times New Roman"/>
          <w:color w:val="000000" w:themeColor="text1"/>
          <w:sz w:val="24"/>
          <w:szCs w:val="24"/>
        </w:rPr>
      </w:pPr>
    </w:p>
    <w:p w14:paraId="42B08525" w14:textId="77777777" w:rsidR="002421E2" w:rsidRPr="00E54008" w:rsidRDefault="002421E2" w:rsidP="002421E2">
      <w:pPr>
        <w:widowControl w:val="0"/>
        <w:autoSpaceDE w:val="0"/>
        <w:adjustRightInd w:val="0"/>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Technology-enhanced assessment, where technology is used “to extend or add value to assessment and feedback processes” (JISC, 2010, p.57), has been identified as an area of increasing importance in education (Beatty &amp; Gerace, 2009; Luckin et al., 2016). The EU-funded </w:t>
      </w:r>
      <w:r w:rsidRPr="00E54008">
        <w:rPr>
          <w:rFonts w:ascii="Times New Roman" w:hAnsi="Times New Roman"/>
          <w:i/>
          <w:iCs/>
          <w:color w:val="000000" w:themeColor="text1"/>
          <w:sz w:val="24"/>
          <w:szCs w:val="24"/>
        </w:rPr>
        <w:t>Formative Assessment in Science and Mathematics Education</w:t>
      </w:r>
      <w:r>
        <w:rPr>
          <w:rFonts w:ascii="Times New Roman" w:hAnsi="Times New Roman"/>
          <w:color w:val="000000" w:themeColor="text1"/>
          <w:sz w:val="24"/>
          <w:szCs w:val="24"/>
        </w:rPr>
        <w:t xml:space="preserve"> (FASMED) project is an example of collaborative, international, research undertaken with the aim of identifying how technology-enhanced formative assessment can be implemented to improve the understanding and achievement of students (CORDIS, 2017). Research from FASMED </w:t>
      </w:r>
      <w:r w:rsidRPr="00E54008">
        <w:rPr>
          <w:rFonts w:ascii="Times New Roman" w:hAnsi="Times New Roman"/>
          <w:color w:val="000000" w:themeColor="text1"/>
          <w:sz w:val="24"/>
          <w:szCs w:val="24"/>
        </w:rPr>
        <w:t>has shown that applying technology to formative assessment can result in improvements to: examining students’ learning progress, collecting student interactions over long periods of time and multiple classrooms, providing immediate personal feedback, scaffolding conceptual understanding, facilitating students' active role in classroom discussion and encouraging reflection and self-regulated learning (Cusi et al., 2019).</w:t>
      </w:r>
      <w:r>
        <w:rPr>
          <w:rFonts w:ascii="Times New Roman" w:hAnsi="Times New Roman"/>
          <w:color w:val="000000" w:themeColor="text1"/>
          <w:sz w:val="24"/>
          <w:szCs w:val="24"/>
        </w:rPr>
        <w:t xml:space="preserve"> </w:t>
      </w:r>
    </w:p>
    <w:p w14:paraId="08F0B23D" w14:textId="77777777" w:rsidR="002421E2" w:rsidRPr="00E54008" w:rsidRDefault="002421E2" w:rsidP="002421E2">
      <w:pPr>
        <w:widowControl w:val="0"/>
        <w:autoSpaceDE w:val="0"/>
        <w:adjustRightInd w:val="0"/>
        <w:spacing w:line="360" w:lineRule="auto"/>
        <w:rPr>
          <w:rFonts w:ascii="Times New Roman" w:hAnsi="Times New Roman"/>
          <w:color w:val="000000" w:themeColor="text1"/>
          <w:sz w:val="24"/>
          <w:szCs w:val="24"/>
        </w:rPr>
      </w:pPr>
    </w:p>
    <w:p w14:paraId="14F280D1" w14:textId="77777777" w:rsidR="002421E2" w:rsidRPr="00E54008" w:rsidRDefault="002421E2" w:rsidP="002421E2">
      <w:pPr>
        <w:widowControl w:val="0"/>
        <w:autoSpaceDE w:val="0"/>
        <w:adjustRightInd w:val="0"/>
        <w:spacing w:line="360" w:lineRule="auto"/>
        <w:rPr>
          <w:rFonts w:ascii="Times New Roman" w:hAnsi="Times New Roman"/>
          <w:color w:val="000000" w:themeColor="text1"/>
          <w:sz w:val="24"/>
          <w:szCs w:val="24"/>
        </w:rPr>
      </w:pPr>
      <w:bookmarkStart w:id="8" w:name="OLE_LINK20"/>
      <w:bookmarkStart w:id="9" w:name="OLE_LINK21"/>
      <w:r>
        <w:rPr>
          <w:rFonts w:ascii="Times New Roman" w:hAnsi="Times New Roman"/>
          <w:color w:val="000000" w:themeColor="text1"/>
          <w:sz w:val="24"/>
          <w:szCs w:val="24"/>
        </w:rPr>
        <w:t xml:space="preserve">One promising example of technology-enhanced assessment is the </w:t>
      </w:r>
      <w:r w:rsidRPr="00E54008">
        <w:rPr>
          <w:rFonts w:ascii="Times New Roman" w:hAnsi="Times New Roman"/>
          <w:color w:val="000000" w:themeColor="text1"/>
          <w:sz w:val="24"/>
          <w:szCs w:val="24"/>
        </w:rPr>
        <w:t>classroom response system (CRS)</w:t>
      </w:r>
      <w:r>
        <w:rPr>
          <w:rFonts w:ascii="Times New Roman" w:hAnsi="Times New Roman"/>
          <w:color w:val="000000" w:themeColor="text1"/>
          <w:sz w:val="24"/>
          <w:szCs w:val="24"/>
        </w:rPr>
        <w:t xml:space="preserve"> (Beatty &amp; Gerace, 2009; Russell, 2010; Cusi et al., 2019). CRSs </w:t>
      </w:r>
      <w:r w:rsidRPr="005A2771">
        <w:rPr>
          <w:rFonts w:ascii="Times New Roman" w:hAnsi="Times New Roman"/>
          <w:color w:val="000000" w:themeColor="text1"/>
          <w:sz w:val="24"/>
          <w:szCs w:val="24"/>
        </w:rPr>
        <w:t>are</w:t>
      </w:r>
      <w:r w:rsidRPr="00E54008">
        <w:rPr>
          <w:rFonts w:ascii="Times New Roman" w:hAnsi="Times New Roman"/>
          <w:color w:val="000000" w:themeColor="text1"/>
          <w:sz w:val="24"/>
          <w:szCs w:val="24"/>
        </w:rPr>
        <w:t xml:space="preserve"> a form of networked technology that allow teachers to interact with students by offering different types of questions and polling the students’ answers. Beatty &amp; Gerace (2009) have outlined a cycle that teachers can follow alongside their </w:t>
      </w:r>
      <w:r w:rsidRPr="00E54008">
        <w:rPr>
          <w:rFonts w:ascii="Times New Roman" w:hAnsi="Times New Roman"/>
          <w:i/>
          <w:iCs/>
          <w:color w:val="000000" w:themeColor="text1"/>
          <w:sz w:val="24"/>
          <w:szCs w:val="24"/>
        </w:rPr>
        <w:t>Technology-Enhanced Formative Assessment</w:t>
      </w:r>
      <w:r>
        <w:rPr>
          <w:rFonts w:ascii="Times New Roman" w:hAnsi="Times New Roman"/>
          <w:i/>
          <w:iCs/>
          <w:color w:val="000000" w:themeColor="text1"/>
          <w:sz w:val="24"/>
          <w:szCs w:val="24"/>
        </w:rPr>
        <w:t xml:space="preserve"> </w:t>
      </w:r>
      <w:r w:rsidRPr="00E54008">
        <w:rPr>
          <w:rFonts w:ascii="Times New Roman" w:hAnsi="Times New Roman"/>
          <w:color w:val="000000" w:themeColor="text1"/>
          <w:sz w:val="24"/>
          <w:szCs w:val="24"/>
        </w:rPr>
        <w:t>(TEFA)</w:t>
      </w:r>
      <w:r>
        <w:rPr>
          <w:rFonts w:ascii="Times New Roman" w:hAnsi="Times New Roman"/>
          <w:i/>
          <w:iCs/>
          <w:color w:val="000000" w:themeColor="text1"/>
          <w:sz w:val="24"/>
          <w:szCs w:val="24"/>
        </w:rPr>
        <w:t xml:space="preserve"> </w:t>
      </w:r>
      <w:r w:rsidRPr="00E54008">
        <w:rPr>
          <w:rFonts w:ascii="Times New Roman" w:hAnsi="Times New Roman"/>
          <w:color w:val="000000" w:themeColor="text1"/>
          <w:sz w:val="24"/>
          <w:szCs w:val="24"/>
        </w:rPr>
        <w:t>pedagogy to scaffold and foster constructivist learning:</w:t>
      </w:r>
    </w:p>
    <w:p w14:paraId="36447D4F"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present thought-provoking question to the class</w:t>
      </w:r>
    </w:p>
    <w:p w14:paraId="7C88200E"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give time for students to consider the question and their answer, either individually, in pairs, or in groups</w:t>
      </w:r>
    </w:p>
    <w:p w14:paraId="0D42A98F"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use CRS to gather, record and display students’ responses</w:t>
      </w:r>
    </w:p>
    <w:p w14:paraId="516F78CA"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allow student-led whole-class discussion on their differing perspectives and assumptions</w:t>
      </w:r>
    </w:p>
    <w:p w14:paraId="3C79ACCF"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summarise the discussion, providing feedback based on the different answers</w:t>
      </w:r>
    </w:p>
    <w:p w14:paraId="22E7495B" w14:textId="77777777" w:rsidR="002421E2" w:rsidRPr="00E54008" w:rsidRDefault="002421E2" w:rsidP="002421E2">
      <w:pPr>
        <w:pStyle w:val="ListParagraph"/>
        <w:widowControl w:val="0"/>
        <w:numPr>
          <w:ilvl w:val="0"/>
          <w:numId w:val="4"/>
        </w:numPr>
        <w:autoSpaceDE w:val="0"/>
        <w:adjustRightInd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repeat cycle, analysing the recorded responses to inform further assessment </w:t>
      </w:r>
    </w:p>
    <w:p w14:paraId="1DF5FED4" w14:textId="77777777" w:rsidR="002421E2" w:rsidRPr="00E54008" w:rsidRDefault="002421E2" w:rsidP="002421E2">
      <w:pPr>
        <w:widowControl w:val="0"/>
        <w:autoSpaceDE w:val="0"/>
        <w:adjustRightInd w:val="0"/>
        <w:spacing w:line="360" w:lineRule="auto"/>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The effectiveness of a CRS is said to be dependent on “the quality of questions posed” and “the response options offered by teachers” (Russell, 2010, p.135). </w:t>
      </w:r>
      <w:r w:rsidRPr="00E54008">
        <w:rPr>
          <w:rFonts w:ascii="Times New Roman" w:hAnsi="Times New Roman"/>
          <w:color w:val="000000" w:themeColor="text1"/>
          <w:sz w:val="24"/>
          <w:szCs w:val="24"/>
        </w:rPr>
        <w:t>Research into CRS</w:t>
      </w:r>
      <w:r>
        <w:rPr>
          <w:rFonts w:ascii="Times New Roman" w:hAnsi="Times New Roman"/>
          <w:color w:val="000000" w:themeColor="text1"/>
          <w:sz w:val="24"/>
          <w:szCs w:val="24"/>
        </w:rPr>
        <w:t>s</w:t>
      </w:r>
      <w:r w:rsidRPr="00E54008">
        <w:rPr>
          <w:rFonts w:ascii="Times New Roman" w:hAnsi="Times New Roman"/>
          <w:color w:val="000000" w:themeColor="text1"/>
          <w:sz w:val="24"/>
          <w:szCs w:val="24"/>
        </w:rPr>
        <w:t xml:space="preserve"> to promote mathematical learning has suggested </w:t>
      </w:r>
      <w:r>
        <w:rPr>
          <w:rFonts w:ascii="Times New Roman" w:hAnsi="Times New Roman"/>
          <w:color w:val="000000" w:themeColor="text1"/>
          <w:sz w:val="24"/>
          <w:szCs w:val="24"/>
        </w:rPr>
        <w:t xml:space="preserve">the use of </w:t>
      </w:r>
      <w:r w:rsidRPr="00E54008">
        <w:rPr>
          <w:rFonts w:ascii="Times New Roman" w:hAnsi="Times New Roman"/>
          <w:color w:val="000000" w:themeColor="text1"/>
          <w:sz w:val="24"/>
          <w:szCs w:val="24"/>
        </w:rPr>
        <w:t xml:space="preserve">four different </w:t>
      </w:r>
      <w:r>
        <w:rPr>
          <w:rFonts w:ascii="Times New Roman" w:hAnsi="Times New Roman"/>
          <w:color w:val="000000" w:themeColor="text1"/>
          <w:sz w:val="24"/>
          <w:szCs w:val="24"/>
        </w:rPr>
        <w:t>types</w:t>
      </w:r>
      <w:r w:rsidRPr="00E54008">
        <w:rPr>
          <w:rFonts w:ascii="Times New Roman" w:hAnsi="Times New Roman"/>
          <w:color w:val="000000" w:themeColor="text1"/>
          <w:sz w:val="24"/>
          <w:szCs w:val="24"/>
        </w:rPr>
        <w:t xml:space="preserve"> of polls to either a) “provoke thinking and exercise a cognitive skill”, b) “elicit a misconception and “stimulate discussion with questions having multiple reasonable answers”, c) improve students ability to reflect and develop strategies to face specific mathematical tasks and d) identify students’ feelings and opinions on different mathematical topics and approaches (Cusi et al., 2019, p.13).</w:t>
      </w:r>
    </w:p>
    <w:bookmarkEnd w:id="8"/>
    <w:bookmarkEnd w:id="9"/>
    <w:p w14:paraId="013DCB88" w14:textId="77777777" w:rsidR="002421E2" w:rsidRPr="00E54008" w:rsidRDefault="002421E2" w:rsidP="002421E2">
      <w:pPr>
        <w:spacing w:line="360" w:lineRule="auto"/>
        <w:rPr>
          <w:rFonts w:ascii="Times New Roman" w:hAnsi="Times New Roman"/>
          <w:color w:val="000000" w:themeColor="text1"/>
          <w:sz w:val="24"/>
          <w:szCs w:val="24"/>
        </w:rPr>
      </w:pPr>
    </w:p>
    <w:p w14:paraId="3AB5E2F1" w14:textId="77777777" w:rsidR="002421E2" w:rsidRPr="00E54008" w:rsidRDefault="002421E2" w:rsidP="002421E2">
      <w:pPr>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Typically, classroom response systems require students to each have their own device, with the students’ devices (e.g. smartphone, tablet, clicker) networked to a display-connected device controlled by the teacher. This means that most forms of classroom response systems (e.g. </w:t>
      </w:r>
      <w:proofErr w:type="gramStart"/>
      <w:r w:rsidRPr="00E54008">
        <w:rPr>
          <w:rFonts w:ascii="Times New Roman" w:hAnsi="Times New Roman"/>
          <w:i/>
          <w:iCs/>
          <w:color w:val="000000" w:themeColor="text1"/>
          <w:sz w:val="24"/>
          <w:szCs w:val="24"/>
        </w:rPr>
        <w:t>Kahoot!,</w:t>
      </w:r>
      <w:proofErr w:type="gramEnd"/>
      <w:r w:rsidRPr="00E54008">
        <w:rPr>
          <w:rFonts w:ascii="Times New Roman" w:hAnsi="Times New Roman"/>
          <w:i/>
          <w:iCs/>
          <w:color w:val="000000" w:themeColor="text1"/>
          <w:sz w:val="24"/>
          <w:szCs w:val="24"/>
        </w:rPr>
        <w:t xml:space="preserve"> Quizalize, Quizizz, Socrative</w:t>
      </w:r>
      <w:r w:rsidRPr="00E54008">
        <w:rPr>
          <w:rFonts w:ascii="Times New Roman" w:hAnsi="Times New Roman"/>
          <w:color w:val="000000" w:themeColor="text1"/>
          <w:sz w:val="24"/>
          <w:szCs w:val="24"/>
        </w:rPr>
        <w:t xml:space="preserve">) are unsuitable for many post-primary mathematics classes due to the lack of ICT infrastructure (Tabach &amp; Slutzky, 2017). </w:t>
      </w:r>
      <w:r w:rsidRPr="00E54008">
        <w:rPr>
          <w:rFonts w:ascii="Times New Roman" w:hAnsi="Times New Roman"/>
          <w:i/>
          <w:iCs/>
          <w:color w:val="000000" w:themeColor="text1"/>
          <w:sz w:val="24"/>
          <w:szCs w:val="24"/>
        </w:rPr>
        <w:t xml:space="preserve">Plickers, </w:t>
      </w:r>
      <w:r w:rsidRPr="00E54008">
        <w:rPr>
          <w:rFonts w:ascii="Times New Roman" w:hAnsi="Times New Roman"/>
          <w:color w:val="000000" w:themeColor="text1"/>
          <w:sz w:val="24"/>
          <w:szCs w:val="24"/>
        </w:rPr>
        <w:t xml:space="preserve">short for paper clickers, is unique as a CRS in that it doesn’t require the students to use special technological equipment or software (Kent, 2019). Instead, the entire CRS consists of a teacher’s smartphone, a projector and QR codes printed on card or paper. Each QR code has four orientations, and the students select their responses by rotating their QR code depending on their choice from a four-option pole. These codes are then held up by the students and scanned by the teacher’s phone camera. The data is displayed in real-time through the projector, available for classroom discussion, and also archived on the teacher’s </w:t>
      </w:r>
      <w:r w:rsidRPr="00E54008">
        <w:rPr>
          <w:rFonts w:ascii="Times New Roman" w:hAnsi="Times New Roman"/>
          <w:i/>
          <w:iCs/>
          <w:color w:val="000000" w:themeColor="text1"/>
          <w:sz w:val="24"/>
          <w:szCs w:val="24"/>
        </w:rPr>
        <w:t xml:space="preserve">Plickers </w:t>
      </w:r>
      <w:r w:rsidRPr="00E54008">
        <w:rPr>
          <w:rFonts w:ascii="Times New Roman" w:hAnsi="Times New Roman"/>
          <w:color w:val="000000" w:themeColor="text1"/>
          <w:sz w:val="24"/>
          <w:szCs w:val="24"/>
        </w:rPr>
        <w:t>account for further analysis. This form of CRS has been described as easily accessible, low cost, and has successfully been implemented to promote active learning and increase student engagement (McCargo, 2017; Chng &amp; Gurvitch, 2018; Charalampos, 2019).</w:t>
      </w:r>
    </w:p>
    <w:p w14:paraId="6ED01CC7" w14:textId="77777777" w:rsidR="002421E2" w:rsidRPr="00E54008" w:rsidRDefault="002421E2" w:rsidP="002421E2">
      <w:pPr>
        <w:spacing w:line="360" w:lineRule="auto"/>
        <w:rPr>
          <w:rFonts w:ascii="Times New Roman" w:hAnsi="Times New Roman"/>
          <w:color w:val="000000" w:themeColor="text1"/>
          <w:sz w:val="24"/>
          <w:szCs w:val="24"/>
        </w:rPr>
      </w:pPr>
    </w:p>
    <w:p w14:paraId="5D2BB40F" w14:textId="77777777" w:rsidR="002421E2" w:rsidRPr="00E54008" w:rsidRDefault="002421E2" w:rsidP="002421E2">
      <w:pPr>
        <w:suppressAutoHyphens w:val="0"/>
        <w:spacing w:line="360" w:lineRule="auto"/>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This review of relevant literature has helped me better understand the history of ICT use in Ireland’s mathematics classrooms. After assessing current educational technology policy, and prominent barriers to ICT integration, I concluded that research into applying ICT to assessment, with a constructivist approach, could provide utility for teachers teaching in the climate of </w:t>
      </w:r>
      <w:r w:rsidRPr="00E54008">
        <w:rPr>
          <w:rFonts w:ascii="Times New Roman" w:hAnsi="Times New Roman"/>
          <w:i/>
          <w:iCs/>
          <w:color w:val="000000" w:themeColor="text1"/>
          <w:sz w:val="24"/>
          <w:szCs w:val="24"/>
        </w:rPr>
        <w:t>Project Maths</w:t>
      </w:r>
      <w:r w:rsidRPr="00E54008">
        <w:rPr>
          <w:rFonts w:ascii="Times New Roman" w:hAnsi="Times New Roman"/>
          <w:color w:val="000000" w:themeColor="text1"/>
          <w:sz w:val="24"/>
          <w:szCs w:val="24"/>
        </w:rPr>
        <w:t xml:space="preserve"> and the new </w:t>
      </w:r>
      <w:r w:rsidRPr="00E54008">
        <w:rPr>
          <w:rFonts w:ascii="Times New Roman" w:hAnsi="Times New Roman"/>
          <w:i/>
          <w:iCs/>
          <w:color w:val="000000" w:themeColor="text1"/>
          <w:sz w:val="24"/>
          <w:szCs w:val="24"/>
        </w:rPr>
        <w:t>Junior Cycle</w:t>
      </w:r>
      <w:r w:rsidRPr="00E54008">
        <w:rPr>
          <w:rFonts w:ascii="Times New Roman" w:hAnsi="Times New Roman"/>
          <w:color w:val="000000" w:themeColor="text1"/>
          <w:sz w:val="24"/>
          <w:szCs w:val="24"/>
        </w:rPr>
        <w:t xml:space="preserve">. By identifying ways that technology could enhance formative assessment, while remaining conscious of accessible ICT infrastructure, I am </w:t>
      </w:r>
      <w:proofErr w:type="gramStart"/>
      <w:r w:rsidRPr="00E54008">
        <w:rPr>
          <w:rFonts w:ascii="Times New Roman" w:hAnsi="Times New Roman"/>
          <w:color w:val="000000" w:themeColor="text1"/>
          <w:sz w:val="24"/>
          <w:szCs w:val="24"/>
        </w:rPr>
        <w:t>lead</w:t>
      </w:r>
      <w:proofErr w:type="gramEnd"/>
      <w:r w:rsidRPr="00E54008">
        <w:rPr>
          <w:rFonts w:ascii="Times New Roman" w:hAnsi="Times New Roman"/>
          <w:color w:val="000000" w:themeColor="text1"/>
          <w:sz w:val="24"/>
          <w:szCs w:val="24"/>
        </w:rPr>
        <w:t xml:space="preserve"> to a research question that I am excited to investigate further:</w:t>
      </w:r>
    </w:p>
    <w:p w14:paraId="70A77A83" w14:textId="77777777" w:rsidR="002421E2" w:rsidRPr="00E54008" w:rsidRDefault="002421E2" w:rsidP="002421E2">
      <w:pPr>
        <w:suppressAutoHyphens w:val="0"/>
        <w:spacing w:line="360" w:lineRule="auto"/>
        <w:rPr>
          <w:rFonts w:ascii="Times New Roman" w:hAnsi="Times New Roman"/>
          <w:color w:val="000000" w:themeColor="text1"/>
          <w:sz w:val="24"/>
          <w:szCs w:val="24"/>
        </w:rPr>
      </w:pPr>
    </w:p>
    <w:p w14:paraId="6413F656" w14:textId="77777777" w:rsidR="002421E2" w:rsidRPr="00E54008" w:rsidRDefault="002421E2" w:rsidP="002421E2">
      <w:pPr>
        <w:suppressAutoHyphens w:val="0"/>
        <w:spacing w:line="360" w:lineRule="auto"/>
        <w:rPr>
          <w:rFonts w:ascii="Times New Roman" w:hAnsi="Times New Roman"/>
          <w:color w:val="000000" w:themeColor="text1"/>
          <w:sz w:val="24"/>
          <w:szCs w:val="24"/>
        </w:rPr>
      </w:pPr>
      <w:bookmarkStart w:id="10" w:name="OLE_LINK22"/>
      <w:bookmarkStart w:id="11" w:name="OLE_LINK23"/>
      <w:r w:rsidRPr="00E54008">
        <w:rPr>
          <w:rFonts w:ascii="Times New Roman" w:hAnsi="Times New Roman"/>
          <w:color w:val="000000" w:themeColor="text1"/>
          <w:sz w:val="24"/>
          <w:szCs w:val="24"/>
        </w:rPr>
        <w:lastRenderedPageBreak/>
        <w:t>How can I use the classroom response system Plickers to facilitate constructivist teaching and learning</w:t>
      </w:r>
      <w:r>
        <w:rPr>
          <w:rFonts w:ascii="Times New Roman" w:hAnsi="Times New Roman"/>
          <w:color w:val="000000" w:themeColor="text1"/>
          <w:sz w:val="24"/>
          <w:szCs w:val="24"/>
        </w:rPr>
        <w:t xml:space="preserve"> in my post-primary mathematics classroom</w:t>
      </w:r>
      <w:r w:rsidRPr="00E54008">
        <w:rPr>
          <w:rFonts w:ascii="Times New Roman" w:hAnsi="Times New Roman"/>
          <w:color w:val="000000" w:themeColor="text1"/>
          <w:sz w:val="24"/>
          <w:szCs w:val="24"/>
        </w:rPr>
        <w:t>?</w:t>
      </w:r>
    </w:p>
    <w:bookmarkEnd w:id="10"/>
    <w:bookmarkEnd w:id="11"/>
    <w:p w14:paraId="3EE9F7E5" w14:textId="77777777" w:rsidR="002421E2" w:rsidRDefault="002421E2">
      <w:pPr>
        <w:suppressAutoHyphens w:val="0"/>
        <w:autoSpaceDN/>
        <w:textAlignment w:val="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0D7ED73" w14:textId="77777777" w:rsidR="002421E2" w:rsidRPr="00D41DA4" w:rsidRDefault="002421E2" w:rsidP="002421E2">
      <w:pPr>
        <w:pStyle w:val="Body"/>
        <w:rPr>
          <w:b/>
          <w:bCs/>
          <w:sz w:val="24"/>
          <w:szCs w:val="24"/>
          <w:u w:val="single"/>
          <w:lang w:val="en-US"/>
        </w:rPr>
      </w:pPr>
      <w:r w:rsidRPr="00D41DA4">
        <w:rPr>
          <w:b/>
          <w:bCs/>
          <w:sz w:val="24"/>
          <w:szCs w:val="24"/>
          <w:u w:val="single"/>
          <w:lang w:val="en-US"/>
        </w:rPr>
        <w:lastRenderedPageBreak/>
        <w:t>Methodology:</w:t>
      </w:r>
    </w:p>
    <w:p w14:paraId="66BD25C6" w14:textId="77777777" w:rsidR="002421E2" w:rsidRDefault="002421E2" w:rsidP="002421E2">
      <w:pPr>
        <w:pStyle w:val="Body"/>
        <w:rPr>
          <w:sz w:val="24"/>
          <w:szCs w:val="24"/>
          <w:lang w:val="en-US"/>
        </w:rPr>
      </w:pPr>
      <w:r w:rsidRPr="00504577">
        <w:rPr>
          <w:sz w:val="24"/>
          <w:szCs w:val="24"/>
          <w:lang w:val="en-IE"/>
        </w:rPr>
        <w:t xml:space="preserve">This is a </w:t>
      </w:r>
      <w:r w:rsidRPr="0081653A">
        <w:rPr>
          <w:sz w:val="24"/>
          <w:szCs w:val="24"/>
          <w:lang w:val="en-IE"/>
        </w:rPr>
        <w:t>self-study</w:t>
      </w:r>
      <w:r>
        <w:rPr>
          <w:sz w:val="24"/>
          <w:szCs w:val="24"/>
          <w:lang w:val="en-IE"/>
        </w:rPr>
        <w:t>,</w:t>
      </w:r>
      <w:r w:rsidRPr="00504577">
        <w:rPr>
          <w:sz w:val="24"/>
          <w:szCs w:val="24"/>
          <w:lang w:val="en-IE"/>
        </w:rPr>
        <w:t xml:space="preserve"> mixed</w:t>
      </w:r>
      <w:r>
        <w:rPr>
          <w:sz w:val="24"/>
          <w:szCs w:val="24"/>
          <w:lang w:val="en-IE"/>
        </w:rPr>
        <w:t>-</w:t>
      </w:r>
      <w:r w:rsidRPr="00504577">
        <w:rPr>
          <w:sz w:val="24"/>
          <w:szCs w:val="24"/>
          <w:lang w:val="en-IE"/>
        </w:rPr>
        <w:t>methods</w:t>
      </w:r>
      <w:r>
        <w:rPr>
          <w:sz w:val="24"/>
          <w:szCs w:val="24"/>
          <w:lang w:val="en-IE"/>
        </w:rPr>
        <w:t>,</w:t>
      </w:r>
      <w:r w:rsidRPr="00504577">
        <w:rPr>
          <w:sz w:val="24"/>
          <w:szCs w:val="24"/>
          <w:lang w:val="en-IE"/>
        </w:rPr>
        <w:t xml:space="preserve"> action research project </w:t>
      </w:r>
      <w:r>
        <w:rPr>
          <w:sz w:val="24"/>
          <w:szCs w:val="24"/>
          <w:lang w:val="en-IE"/>
        </w:rPr>
        <w:t>that</w:t>
      </w:r>
      <w:r w:rsidRPr="00504577">
        <w:rPr>
          <w:sz w:val="24"/>
          <w:szCs w:val="24"/>
          <w:lang w:val="en-IE"/>
        </w:rPr>
        <w:t xml:space="preserve"> was </w:t>
      </w:r>
      <w:ins w:id="12" w:author="MAC LIATHAIN, CIAN" w:date="2021-04-09T20:09:00Z">
        <w:r w:rsidRPr="00504577">
          <w:rPr>
            <w:sz w:val="24"/>
            <w:szCs w:val="24"/>
            <w:lang w:val="en-US"/>
          </w:rPr>
          <w:t xml:space="preserve">was carried out </w:t>
        </w:r>
      </w:ins>
      <w:ins w:id="13" w:author="MAC LIATHAIN, CIAN" w:date="2021-04-09T20:18:00Z">
        <w:r w:rsidRPr="00504577">
          <w:rPr>
            <w:sz w:val="24"/>
            <w:szCs w:val="24"/>
            <w:lang w:val="en-US"/>
          </w:rPr>
          <w:t>during</w:t>
        </w:r>
      </w:ins>
      <w:ins w:id="14" w:author="MAC LIATHAIN, CIAN" w:date="2021-04-09T20:09:00Z">
        <w:r w:rsidRPr="00504577">
          <w:rPr>
            <w:sz w:val="24"/>
            <w:szCs w:val="24"/>
            <w:lang w:val="en-US"/>
          </w:rPr>
          <w:t xml:space="preserve"> </w:t>
        </w:r>
      </w:ins>
      <w:ins w:id="15" w:author="MAC LIATHAIN, CIAN" w:date="2021-04-09T20:18:00Z">
        <w:r w:rsidRPr="00504577">
          <w:rPr>
            <w:sz w:val="24"/>
            <w:szCs w:val="24"/>
            <w:lang w:val="en-US"/>
          </w:rPr>
          <w:t>the final</w:t>
        </w:r>
      </w:ins>
      <w:r w:rsidRPr="00504577">
        <w:rPr>
          <w:sz w:val="24"/>
          <w:szCs w:val="24"/>
          <w:lang w:val="en-US"/>
        </w:rPr>
        <w:t>-</w:t>
      </w:r>
      <w:ins w:id="16" w:author="MAC LIATHAIN, CIAN" w:date="2021-04-09T20:18:00Z">
        <w:r w:rsidRPr="00504577">
          <w:rPr>
            <w:sz w:val="24"/>
            <w:szCs w:val="24"/>
            <w:lang w:val="en-US"/>
          </w:rPr>
          <w:t>year</w:t>
        </w:r>
      </w:ins>
      <w:ins w:id="17" w:author="MAC LIATHAIN, CIAN" w:date="2021-04-09T20:09:00Z">
        <w:r w:rsidRPr="00504577">
          <w:rPr>
            <w:sz w:val="24"/>
            <w:szCs w:val="24"/>
            <w:lang w:val="en-US"/>
          </w:rPr>
          <w:t xml:space="preserve"> teaching </w:t>
        </w:r>
      </w:ins>
      <w:r>
        <w:rPr>
          <w:sz w:val="24"/>
          <w:szCs w:val="24"/>
          <w:lang w:val="en-US"/>
        </w:rPr>
        <w:t>placement</w:t>
      </w:r>
      <w:ins w:id="18" w:author="MAC LIATHAIN, CIAN" w:date="2021-04-09T20:09:00Z">
        <w:r w:rsidRPr="00504577">
          <w:rPr>
            <w:sz w:val="24"/>
            <w:szCs w:val="24"/>
            <w:lang w:val="en-US"/>
          </w:rPr>
          <w:t xml:space="preserve"> of my BA in Mathematics &amp; Education</w:t>
        </w:r>
      </w:ins>
      <w:ins w:id="19" w:author="MAC LIATHAIN, CIAN" w:date="2021-04-09T20:10:00Z">
        <w:r w:rsidRPr="00504577">
          <w:rPr>
            <w:sz w:val="24"/>
            <w:szCs w:val="24"/>
            <w:lang w:val="en-US"/>
          </w:rPr>
          <w:t xml:space="preserve">. </w:t>
        </w:r>
      </w:ins>
      <w:r>
        <w:rPr>
          <w:sz w:val="24"/>
          <w:szCs w:val="24"/>
          <w:lang w:val="en-US"/>
        </w:rPr>
        <w:t>My</w:t>
      </w:r>
      <w:r w:rsidRPr="00504577">
        <w:rPr>
          <w:sz w:val="24"/>
          <w:szCs w:val="24"/>
          <w:lang w:val="en-US"/>
        </w:rPr>
        <w:t xml:space="preserve"> interaction with educational theory </w:t>
      </w:r>
      <w:r>
        <w:rPr>
          <w:sz w:val="24"/>
          <w:szCs w:val="24"/>
          <w:lang w:val="en-US"/>
        </w:rPr>
        <w:t xml:space="preserve">throughout my degree </w:t>
      </w:r>
      <w:r w:rsidRPr="00504577">
        <w:rPr>
          <w:sz w:val="24"/>
          <w:szCs w:val="24"/>
          <w:lang w:val="en-US"/>
        </w:rPr>
        <w:t>ha</w:t>
      </w:r>
      <w:r>
        <w:rPr>
          <w:sz w:val="24"/>
          <w:szCs w:val="24"/>
          <w:lang w:val="en-US"/>
        </w:rPr>
        <w:t>d</w:t>
      </w:r>
      <w:r w:rsidRPr="00504577">
        <w:rPr>
          <w:sz w:val="24"/>
          <w:szCs w:val="24"/>
          <w:lang w:val="en-US"/>
        </w:rPr>
        <w:t xml:space="preserve"> helped me identify values that </w:t>
      </w:r>
      <w:r>
        <w:rPr>
          <w:sz w:val="24"/>
          <w:szCs w:val="24"/>
          <w:lang w:val="en-US"/>
        </w:rPr>
        <w:t>were</w:t>
      </w:r>
      <w:r w:rsidRPr="00504577">
        <w:rPr>
          <w:sz w:val="24"/>
          <w:szCs w:val="24"/>
          <w:lang w:val="en-US"/>
        </w:rPr>
        <w:t xml:space="preserve"> important to </w:t>
      </w:r>
      <w:r>
        <w:rPr>
          <w:sz w:val="24"/>
          <w:szCs w:val="24"/>
          <w:lang w:val="en-US"/>
        </w:rPr>
        <w:t>my developing teacher identity</w:t>
      </w:r>
      <w:r w:rsidRPr="00504577">
        <w:rPr>
          <w:sz w:val="24"/>
          <w:szCs w:val="24"/>
          <w:lang w:val="en-US"/>
        </w:rPr>
        <w:t xml:space="preserve">, such as promoting self-efficacy, </w:t>
      </w:r>
      <w:r>
        <w:rPr>
          <w:sz w:val="24"/>
          <w:szCs w:val="24"/>
          <w:lang w:val="en-US"/>
        </w:rPr>
        <w:t xml:space="preserve">utilising educational technology, </w:t>
      </w:r>
      <w:r w:rsidRPr="00504577">
        <w:rPr>
          <w:sz w:val="24"/>
          <w:szCs w:val="24"/>
          <w:lang w:val="en-US"/>
        </w:rPr>
        <w:t xml:space="preserve">facilitating an </w:t>
      </w:r>
      <w:r>
        <w:rPr>
          <w:sz w:val="24"/>
          <w:szCs w:val="24"/>
          <w:lang w:val="en-US"/>
        </w:rPr>
        <w:t>inclusive</w:t>
      </w:r>
      <w:r w:rsidRPr="00504577">
        <w:rPr>
          <w:sz w:val="24"/>
          <w:szCs w:val="24"/>
          <w:lang w:val="en-US"/>
        </w:rPr>
        <w:t xml:space="preserve"> and constructivist learning environment, </w:t>
      </w:r>
      <w:r>
        <w:rPr>
          <w:sz w:val="24"/>
          <w:szCs w:val="24"/>
          <w:lang w:val="en-US"/>
        </w:rPr>
        <w:t>and engaging in both research-informed practice</w:t>
      </w:r>
      <w:r w:rsidRPr="00504577">
        <w:rPr>
          <w:sz w:val="24"/>
          <w:szCs w:val="24"/>
          <w:lang w:val="en-US"/>
        </w:rPr>
        <w:t xml:space="preserve"> </w:t>
      </w:r>
      <w:r>
        <w:rPr>
          <w:sz w:val="24"/>
          <w:szCs w:val="24"/>
          <w:lang w:val="en-US"/>
        </w:rPr>
        <w:t xml:space="preserve">and practice-informed research. </w:t>
      </w:r>
      <w:r w:rsidRPr="009E43F9">
        <w:rPr>
          <w:sz w:val="24"/>
          <w:szCs w:val="24"/>
          <w:lang w:val="en-US"/>
        </w:rPr>
        <w:t>During the initial planning of this action research project, however, I realised that theory quickly became an afterthought on previous teaching placements and while my actions in the classroom failed to demonstrate the values I held.</w:t>
      </w:r>
      <w:r>
        <w:rPr>
          <w:sz w:val="24"/>
          <w:szCs w:val="24"/>
          <w:lang w:val="en-US"/>
        </w:rPr>
        <w:t xml:space="preserve"> </w:t>
      </w:r>
      <w:r w:rsidRPr="00D41DA4">
        <w:rPr>
          <w:sz w:val="24"/>
          <w:szCs w:val="24"/>
          <w:lang w:val="en-IE"/>
        </w:rPr>
        <w:t>I was a student of the pre-Project Maths syllabus and very used to experiencing traditionalist methods of mathematics teaching</w:t>
      </w:r>
      <w:r>
        <w:rPr>
          <w:sz w:val="24"/>
          <w:szCs w:val="24"/>
          <w:lang w:val="en-IE"/>
        </w:rPr>
        <w:t xml:space="preserve"> like chalk-and-talk and rote learning</w:t>
      </w:r>
      <w:r w:rsidRPr="00D41DA4">
        <w:rPr>
          <w:sz w:val="24"/>
          <w:szCs w:val="24"/>
          <w:lang w:val="en-IE"/>
        </w:rPr>
        <w:t xml:space="preserve">, </w:t>
      </w:r>
      <w:r>
        <w:rPr>
          <w:sz w:val="24"/>
          <w:szCs w:val="24"/>
          <w:lang w:val="en-IE"/>
        </w:rPr>
        <w:t xml:space="preserve">methods that I continue to rely in my own classroom despite them conflicting with my aspirations as a teacher. </w:t>
      </w:r>
      <w:r>
        <w:rPr>
          <w:sz w:val="24"/>
          <w:szCs w:val="24"/>
          <w:lang w:val="en-US"/>
        </w:rPr>
        <w:t xml:space="preserve">Beauchamp &amp; Thomas (2011, p.7) have advised that student-teachers undergo "identity shifts" as they leave the insulated environment of initial teacher education, and my own experience mirrors Hiebert et al.'s (2003, p.201) warning that student-teachers  "often abandon new practices and revert to the teaching methods their teachers used" in the face of challenging classrooms. </w:t>
      </w:r>
      <w:r w:rsidRPr="009E43F9">
        <w:rPr>
          <w:sz w:val="24"/>
          <w:szCs w:val="24"/>
          <w:lang w:val="en-US"/>
        </w:rPr>
        <w:t>My aim for this action research project was to identify a research question that would not only improve the learning of my students, but also help me to apply the educational theory that I value and develop my identity as a teacher researcher.</w:t>
      </w:r>
    </w:p>
    <w:p w14:paraId="015F0456" w14:textId="77777777" w:rsidR="002421E2" w:rsidRDefault="002421E2" w:rsidP="002421E2">
      <w:pPr>
        <w:pStyle w:val="Body"/>
        <w:rPr>
          <w:sz w:val="24"/>
          <w:szCs w:val="24"/>
          <w:lang w:val="en-IE"/>
        </w:rPr>
      </w:pPr>
      <w:r w:rsidRPr="0081653A">
        <w:rPr>
          <w:sz w:val="24"/>
          <w:szCs w:val="24"/>
          <w:lang w:val="en-IE"/>
        </w:rPr>
        <w:t>My literature review led me to identify an increasing demand for Irish post-primary mathematics teachers to develop practices that incorporate educational technology (DES, 2019) as well as constructivist learning principles (DES, 2015; O'Mahony, 2017). There was evidence to suggest that certain applications of educational technology could help promote a constructivist learning environment (Gilakanji, 2013), with</w:t>
      </w:r>
      <w:r w:rsidRPr="00D41DA4">
        <w:rPr>
          <w:sz w:val="24"/>
          <w:szCs w:val="24"/>
          <w:lang w:val="en-IE"/>
        </w:rPr>
        <w:t xml:space="preserve"> classroom response system</w:t>
      </w:r>
      <w:r>
        <w:rPr>
          <w:sz w:val="24"/>
          <w:szCs w:val="24"/>
          <w:lang w:val="en-IE"/>
        </w:rPr>
        <w:t>s</w:t>
      </w:r>
      <w:r w:rsidRPr="00D41DA4">
        <w:rPr>
          <w:sz w:val="24"/>
          <w:szCs w:val="24"/>
          <w:lang w:val="en-IE"/>
        </w:rPr>
        <w:t xml:space="preserve"> </w:t>
      </w:r>
      <w:del w:id="20" w:author="MAC LIATHAIN, CIAN" w:date="2021-01-31T11:45:00Z">
        <w:r w:rsidRPr="00D41DA4" w:rsidDel="00533362">
          <w:rPr>
            <w:sz w:val="24"/>
            <w:szCs w:val="24"/>
            <w:lang w:val="en-IE"/>
          </w:rPr>
          <w:delText xml:space="preserve">have </w:delText>
        </w:r>
      </w:del>
      <w:r>
        <w:rPr>
          <w:sz w:val="24"/>
          <w:szCs w:val="24"/>
          <w:lang w:val="en-IE"/>
        </w:rPr>
        <w:t xml:space="preserve">being </w:t>
      </w:r>
      <w:r w:rsidRPr="00D41DA4">
        <w:rPr>
          <w:sz w:val="24"/>
          <w:szCs w:val="24"/>
          <w:lang w:val="en-IE"/>
        </w:rPr>
        <w:t xml:space="preserve">shown to be effective in improving student engagement, promoting classroom discussion, and encouraging active learning and reflection through targeted feedback (Beatty &amp; Gerace, 2009; Cusi et al., 2019). </w:t>
      </w:r>
      <w:r>
        <w:rPr>
          <w:sz w:val="24"/>
          <w:szCs w:val="24"/>
          <w:lang w:val="en-IE"/>
        </w:rPr>
        <w:t>In particular, Plickers was identified as being an easily accessible CRS that does not require the students' to have their own devices to vote, and I was motivated to investigate further how it could be to help me actualise my educational values. M</w:t>
      </w:r>
      <w:r w:rsidRPr="00D41DA4">
        <w:rPr>
          <w:sz w:val="24"/>
          <w:szCs w:val="24"/>
          <w:lang w:val="en-IE"/>
        </w:rPr>
        <w:t xml:space="preserve">y aim </w:t>
      </w:r>
      <w:r>
        <w:rPr>
          <w:sz w:val="24"/>
          <w:szCs w:val="24"/>
          <w:lang w:val="en-IE"/>
        </w:rPr>
        <w:t>was</w:t>
      </w:r>
      <w:r w:rsidRPr="00D41DA4">
        <w:rPr>
          <w:sz w:val="24"/>
          <w:szCs w:val="24"/>
          <w:lang w:val="en-IE"/>
        </w:rPr>
        <w:t xml:space="preserve"> to </w:t>
      </w:r>
      <w:r>
        <w:rPr>
          <w:sz w:val="24"/>
          <w:szCs w:val="24"/>
          <w:lang w:val="en-IE"/>
        </w:rPr>
        <w:t>incorporate</w:t>
      </w:r>
      <w:r w:rsidRPr="00D41DA4">
        <w:rPr>
          <w:sz w:val="24"/>
          <w:szCs w:val="24"/>
          <w:lang w:val="en-IE"/>
        </w:rPr>
        <w:t xml:space="preserve"> </w:t>
      </w:r>
      <w:r>
        <w:rPr>
          <w:sz w:val="24"/>
          <w:szCs w:val="24"/>
          <w:lang w:val="en-IE"/>
        </w:rPr>
        <w:t>Plickers into my practice and use it as</w:t>
      </w:r>
      <w:r w:rsidRPr="00D41DA4">
        <w:rPr>
          <w:sz w:val="24"/>
          <w:szCs w:val="24"/>
          <w:lang w:val="en-IE"/>
        </w:rPr>
        <w:t xml:space="preserve"> as a tool to bring about constructivist learning conditions. Indicators of constructivist teachers include those who consider the prior knowledge and experience of their students, create environments </w:t>
      </w:r>
      <w:r>
        <w:rPr>
          <w:sz w:val="24"/>
          <w:szCs w:val="24"/>
          <w:lang w:val="en-IE"/>
        </w:rPr>
        <w:t>where</w:t>
      </w:r>
      <w:r w:rsidRPr="00D41DA4">
        <w:rPr>
          <w:sz w:val="24"/>
          <w:szCs w:val="24"/>
          <w:lang w:val="en-IE"/>
        </w:rPr>
        <w:t xml:space="preserve"> students feel safe to question and reflect </w:t>
      </w:r>
      <w:r>
        <w:rPr>
          <w:sz w:val="24"/>
          <w:szCs w:val="24"/>
          <w:lang w:val="en-IE"/>
        </w:rPr>
        <w:t>up</w:t>
      </w:r>
      <w:r w:rsidRPr="00D41DA4">
        <w:rPr>
          <w:sz w:val="24"/>
          <w:szCs w:val="24"/>
          <w:lang w:val="en-IE"/>
        </w:rPr>
        <w:t>on their understandings</w:t>
      </w:r>
      <w:r>
        <w:rPr>
          <w:sz w:val="24"/>
          <w:szCs w:val="24"/>
          <w:lang w:val="en-IE"/>
        </w:rPr>
        <w:t xml:space="preserve"> and</w:t>
      </w:r>
      <w:r w:rsidRPr="00D41DA4">
        <w:rPr>
          <w:sz w:val="24"/>
          <w:szCs w:val="24"/>
          <w:lang w:val="en-IE"/>
        </w:rPr>
        <w:t xml:space="preserve"> support collaboration for constructing knowledge (Driscoll, 2014). </w:t>
      </w:r>
      <w:r>
        <w:rPr>
          <w:sz w:val="24"/>
          <w:szCs w:val="24"/>
          <w:lang w:val="en-IE"/>
        </w:rPr>
        <w:t xml:space="preserve"> </w:t>
      </w:r>
      <w:r w:rsidRPr="00D41DA4">
        <w:rPr>
          <w:sz w:val="24"/>
          <w:szCs w:val="24"/>
          <w:lang w:val="en-IE"/>
        </w:rPr>
        <w:t xml:space="preserve">The design of the questions used with the classroom response system, and the subsequent classroom discussion, </w:t>
      </w:r>
      <w:r>
        <w:rPr>
          <w:sz w:val="24"/>
          <w:szCs w:val="24"/>
          <w:lang w:val="en-IE"/>
        </w:rPr>
        <w:t>were</w:t>
      </w:r>
      <w:r w:rsidRPr="00D41DA4">
        <w:rPr>
          <w:sz w:val="24"/>
          <w:szCs w:val="24"/>
          <w:lang w:val="en-IE"/>
        </w:rPr>
        <w:t xml:space="preserve"> informed by two important pedagogies in the area of technology enhanced assessment: Beatty &amp; Gerace’s (2009)</w:t>
      </w:r>
      <w:r w:rsidRPr="00D41DA4">
        <w:rPr>
          <w:i/>
          <w:iCs/>
          <w:sz w:val="24"/>
          <w:szCs w:val="24"/>
          <w:lang w:val="en-IE"/>
        </w:rPr>
        <w:t xml:space="preserve"> </w:t>
      </w:r>
      <w:r w:rsidRPr="00DC7EB6">
        <w:rPr>
          <w:sz w:val="24"/>
          <w:szCs w:val="24"/>
          <w:lang w:val="en-IE"/>
        </w:rPr>
        <w:t>TEFA</w:t>
      </w:r>
      <w:r>
        <w:rPr>
          <w:sz w:val="24"/>
          <w:szCs w:val="24"/>
          <w:lang w:val="en-IE"/>
        </w:rPr>
        <w:t xml:space="preserve"> </w:t>
      </w:r>
      <w:r w:rsidRPr="00D41DA4">
        <w:rPr>
          <w:sz w:val="24"/>
          <w:szCs w:val="24"/>
          <w:lang w:val="en-IE"/>
        </w:rPr>
        <w:t xml:space="preserve">and Cusi et al.’s (2017; 2019) </w:t>
      </w:r>
      <w:bookmarkStart w:id="21" w:name="OLE_LINK11"/>
      <w:bookmarkStart w:id="22" w:name="OLE_LINK12"/>
      <w:r w:rsidRPr="00DC7EB6">
        <w:rPr>
          <w:sz w:val="24"/>
          <w:szCs w:val="24"/>
          <w:lang w:val="en-IE"/>
        </w:rPr>
        <w:t>FaSMEd</w:t>
      </w:r>
      <w:bookmarkEnd w:id="21"/>
      <w:bookmarkEnd w:id="22"/>
      <w:ins w:id="23" w:author="MAC LIATHAIN, CIAN" w:date="2021-01-31T22:54:00Z">
        <w:r>
          <w:rPr>
            <w:i/>
            <w:iCs/>
            <w:sz w:val="24"/>
            <w:szCs w:val="24"/>
            <w:lang w:val="en-IE"/>
          </w:rPr>
          <w:t xml:space="preserve"> </w:t>
        </w:r>
      </w:ins>
      <w:del w:id="24" w:author="MAC LIATHAIN, CIAN" w:date="2021-03-23T21:55:00Z">
        <w:r w:rsidRPr="00D41DA4" w:rsidDel="00387671">
          <w:rPr>
            <w:i/>
            <w:iCs/>
            <w:sz w:val="24"/>
            <w:szCs w:val="24"/>
            <w:lang w:val="en-IE"/>
          </w:rPr>
          <w:delText xml:space="preserve"> </w:delText>
        </w:r>
      </w:del>
      <w:r>
        <w:rPr>
          <w:sz w:val="24"/>
          <w:szCs w:val="24"/>
          <w:lang w:val="en-IE"/>
        </w:rPr>
        <w:t>f</w:t>
      </w:r>
      <w:r w:rsidRPr="00D41DA4">
        <w:rPr>
          <w:sz w:val="24"/>
          <w:szCs w:val="24"/>
          <w:lang w:val="en-IE"/>
        </w:rPr>
        <w:t>ramework</w:t>
      </w:r>
      <w:r>
        <w:rPr>
          <w:sz w:val="24"/>
          <w:szCs w:val="24"/>
          <w:lang w:val="en-IE"/>
        </w:rPr>
        <w:t xml:space="preserve">. </w:t>
      </w:r>
      <w:r w:rsidRPr="00D41DA4">
        <w:rPr>
          <w:sz w:val="24"/>
          <w:szCs w:val="24"/>
          <w:lang w:val="en-IE"/>
        </w:rPr>
        <w:t xml:space="preserve">For reasons of validity and reliability, such heavily evidenced constructivist-based frameworks are invaluable to this investigation. </w:t>
      </w:r>
    </w:p>
    <w:p w14:paraId="3535FDD5" w14:textId="77777777" w:rsidR="002421E2" w:rsidRPr="009E43F9" w:rsidRDefault="002421E2" w:rsidP="002421E2">
      <w:pPr>
        <w:pStyle w:val="Body"/>
        <w:rPr>
          <w:sz w:val="24"/>
          <w:szCs w:val="24"/>
          <w:lang w:val="en-IE"/>
        </w:rPr>
      </w:pPr>
    </w:p>
    <w:p w14:paraId="73579CC2" w14:textId="77777777" w:rsidR="002421E2" w:rsidRPr="00D41DA4" w:rsidDel="00FC7428" w:rsidRDefault="002421E2" w:rsidP="002421E2">
      <w:pPr>
        <w:pStyle w:val="Body"/>
        <w:rPr>
          <w:del w:id="25" w:author="MAC LIATHAIN, CIAN" w:date="2021-04-08T23:21:00Z"/>
          <w:sz w:val="24"/>
          <w:szCs w:val="24"/>
          <w:lang w:val="en-IE"/>
        </w:rPr>
      </w:pPr>
    </w:p>
    <w:p w14:paraId="0325B5A7" w14:textId="77777777" w:rsidR="002421E2" w:rsidRDefault="002421E2" w:rsidP="002421E2">
      <w:pPr>
        <w:pStyle w:val="Body"/>
        <w:rPr>
          <w:sz w:val="24"/>
          <w:szCs w:val="24"/>
          <w:lang w:val="en-IE"/>
        </w:rPr>
      </w:pPr>
      <w:r>
        <w:rPr>
          <w:sz w:val="24"/>
          <w:szCs w:val="24"/>
          <w:lang w:val="en-IE"/>
        </w:rPr>
        <w:t>School Context:</w:t>
      </w:r>
    </w:p>
    <w:p w14:paraId="58B68A94" w14:textId="77777777" w:rsidR="002421E2" w:rsidRDefault="002421E2" w:rsidP="002421E2">
      <w:pPr>
        <w:spacing w:line="360" w:lineRule="auto"/>
      </w:pPr>
      <w:r>
        <w:t xml:space="preserve">This action research project was carried out in a coeducational urban </w:t>
      </w:r>
      <w:r w:rsidRPr="00CF4278">
        <w:t xml:space="preserve">school </w:t>
      </w:r>
      <w:r>
        <w:t>that serves</w:t>
      </w:r>
      <w:r w:rsidRPr="00CF4278">
        <w:t xml:space="preserve"> </w:t>
      </w:r>
      <w:r>
        <w:t>~</w:t>
      </w:r>
      <w:r w:rsidRPr="00CF4278">
        <w:t xml:space="preserve">300 </w:t>
      </w:r>
      <w:r>
        <w:t xml:space="preserve">post-primary </w:t>
      </w:r>
      <w:r w:rsidRPr="00CF4278">
        <w:t xml:space="preserve">students. </w:t>
      </w:r>
      <w:r>
        <w:t>Classified</w:t>
      </w:r>
      <w:r w:rsidRPr="00CF4278">
        <w:t xml:space="preserve"> as a </w:t>
      </w:r>
      <w:r>
        <w:t>Delivering Equality of Opportunity in Schools (</w:t>
      </w:r>
      <w:r w:rsidRPr="00CF4278">
        <w:t>DEIS</w:t>
      </w:r>
      <w:r>
        <w:t>)</w:t>
      </w:r>
      <w:r w:rsidRPr="00CF4278">
        <w:t xml:space="preserve"> school</w:t>
      </w:r>
      <w:r>
        <w:t>, they cater for the needs of students from</w:t>
      </w:r>
      <w:r w:rsidRPr="00CF4278">
        <w:t xml:space="preserve"> diverse socio-economic and cultural backgrounds</w:t>
      </w:r>
      <w:r>
        <w:t xml:space="preserve"> including those who have had previous difficulty in other schools</w:t>
      </w:r>
      <w:r w:rsidRPr="00CF4278">
        <w:t>.</w:t>
      </w:r>
      <w:r w:rsidRPr="00176268">
        <w:rPr>
          <w:b/>
          <w:bCs/>
        </w:rPr>
        <w:t xml:space="preserve"> </w:t>
      </w:r>
      <w:r w:rsidRPr="000107B5">
        <w:t>The school prides itself in providing an education to all types of students based</w:t>
      </w:r>
      <w:r w:rsidRPr="00176268">
        <w:rPr>
          <w:b/>
          <w:bCs/>
        </w:rPr>
        <w:t xml:space="preserve"> </w:t>
      </w:r>
      <w:r w:rsidRPr="00CF4278">
        <w:t xml:space="preserve">on their individual strengths, emphasising an interdenominational, academic and vocational ethos. </w:t>
      </w:r>
      <w:r>
        <w:t>P</w:t>
      </w:r>
      <w:r w:rsidRPr="00CF4278">
        <w:t>ost-Leaving Cert PLC courses and part-time adult evening courses</w:t>
      </w:r>
      <w:r>
        <w:t xml:space="preserve"> are also provided at the school</w:t>
      </w:r>
      <w:r w:rsidRPr="00CF4278">
        <w:t>,</w:t>
      </w:r>
      <w:r>
        <w:t xml:space="preserve"> offering </w:t>
      </w:r>
      <w:r w:rsidRPr="00CF4278">
        <w:t>alternative pathways to higher education.</w:t>
      </w:r>
    </w:p>
    <w:p w14:paraId="6DEF3179" w14:textId="77777777" w:rsidR="002421E2" w:rsidRDefault="002421E2" w:rsidP="002421E2">
      <w:pPr>
        <w:spacing w:line="360" w:lineRule="auto"/>
      </w:pPr>
    </w:p>
    <w:p w14:paraId="0C49DA68" w14:textId="65DFA55C" w:rsidR="002421E2" w:rsidRDefault="002421E2" w:rsidP="002421E2">
      <w:pPr>
        <w:spacing w:line="360" w:lineRule="auto"/>
      </w:pPr>
      <w:r>
        <w:t xml:space="preserve">The student participants available to me for this research project were the class groups that I was teaching during my placement: first-year ordinary level, third-year ordinary level, and fifth-year foundation level </w:t>
      </w:r>
      <w:r w:rsidR="00995C6F">
        <w:t xml:space="preserve">mathematics </w:t>
      </w:r>
      <w:r>
        <w:t xml:space="preserve">students. After observing each class group, I decided to undertake the research project with my fifth-year students as their initial class size of 10 offered more potential classroom discussion and interaction than the 4 and 5 students present in the </w:t>
      </w:r>
      <w:proofErr w:type="gramStart"/>
      <w:r>
        <w:t>first-year</w:t>
      </w:r>
      <w:proofErr w:type="gramEnd"/>
      <w:r>
        <w:t xml:space="preserve"> and third-year groups, respectively. These fifth-year students were observed to be disengaged and uncommunicative, and I felt that they would benefit most from the intended constructivist outcomes of the intervention. Throughout the course of the placement one student move to ordinary level maths, and another stopped attending school, and their data was removed from the analysis.</w:t>
      </w:r>
    </w:p>
    <w:p w14:paraId="084C8D8B" w14:textId="77777777" w:rsidR="002421E2" w:rsidRDefault="002421E2" w:rsidP="002421E2">
      <w:pPr>
        <w:spacing w:line="360" w:lineRule="auto"/>
      </w:pPr>
      <w:r>
        <w:t>Eight students participated in the study, 3 females and 5 males.</w:t>
      </w:r>
      <w:r w:rsidRPr="00CF4278">
        <w:t xml:space="preserve"> The students </w:t>
      </w:r>
      <w:r>
        <w:t>all</w:t>
      </w:r>
      <w:r w:rsidRPr="00CF4278">
        <w:t xml:space="preserve"> </w:t>
      </w:r>
      <w:r>
        <w:t>shared</w:t>
      </w:r>
      <w:r w:rsidRPr="00CF4278">
        <w:t xml:space="preserve"> low socio-economic</w:t>
      </w:r>
      <w:r>
        <w:t xml:space="preserve"> </w:t>
      </w:r>
      <w:r w:rsidRPr="00CF4278">
        <w:t>backgrounds</w:t>
      </w:r>
      <w:r>
        <w:t xml:space="preserve"> and were</w:t>
      </w:r>
      <w:r w:rsidRPr="00CF4278">
        <w:t xml:space="preserve"> culturally diverse</w:t>
      </w:r>
      <w:r>
        <w:t xml:space="preserve"> with</w:t>
      </w:r>
      <w:r w:rsidRPr="00CF4278">
        <w:t xml:space="preserve"> </w:t>
      </w:r>
      <w:r>
        <w:t>2</w:t>
      </w:r>
      <w:r w:rsidRPr="00CF4278">
        <w:t xml:space="preserve"> Spanish </w:t>
      </w:r>
      <w:r>
        <w:t xml:space="preserve">students who had </w:t>
      </w:r>
      <w:r w:rsidRPr="00CF4278">
        <w:t xml:space="preserve">English as an Additional Language, </w:t>
      </w:r>
      <w:r>
        <w:t xml:space="preserve">2 Irish </w:t>
      </w:r>
      <w:r w:rsidRPr="00CF4278">
        <w:t>Traveller students</w:t>
      </w:r>
      <w:r>
        <w:t>, and 1 non-Traveller minority ethnic student</w:t>
      </w:r>
      <w:r w:rsidRPr="00CF4278">
        <w:t xml:space="preserve">. </w:t>
      </w:r>
      <w:r>
        <w:t>Although the fifth-year group was chosen as most suitable for the project, the choice was limited to those pre-made class groups available to me and should therefore be treated as convenience sampling (McMillan, 1996)</w:t>
      </w:r>
    </w:p>
    <w:p w14:paraId="7BDEC517" w14:textId="77777777" w:rsidR="002421E2" w:rsidRPr="00C00024" w:rsidRDefault="002421E2" w:rsidP="002421E2">
      <w:pPr>
        <w:pStyle w:val="Body"/>
        <w:rPr>
          <w:sz w:val="24"/>
          <w:szCs w:val="24"/>
          <w:lang w:val="en-IE"/>
        </w:rPr>
      </w:pPr>
      <w:r>
        <w:rPr>
          <w:sz w:val="24"/>
          <w:szCs w:val="24"/>
          <w:lang w:val="en-IE"/>
        </w:rPr>
        <w:t xml:space="preserve">Methodological </w:t>
      </w:r>
      <w:r w:rsidRPr="00D41DA4">
        <w:rPr>
          <w:sz w:val="24"/>
          <w:szCs w:val="24"/>
          <w:lang w:val="en-IE"/>
        </w:rPr>
        <w:t xml:space="preserve">triangulation </w:t>
      </w:r>
      <w:r>
        <w:rPr>
          <w:sz w:val="24"/>
          <w:szCs w:val="24"/>
          <w:lang w:val="en-IE"/>
        </w:rPr>
        <w:t xml:space="preserve">is </w:t>
      </w:r>
      <w:r w:rsidRPr="00D41DA4">
        <w:rPr>
          <w:sz w:val="24"/>
          <w:szCs w:val="24"/>
          <w:lang w:val="en-IE"/>
        </w:rPr>
        <w:t>important</w:t>
      </w:r>
      <w:r>
        <w:rPr>
          <w:sz w:val="24"/>
          <w:szCs w:val="24"/>
          <w:lang w:val="en-IE"/>
        </w:rPr>
        <w:t xml:space="preserve"> for improving the accuracy of action research (Sullivan et al., 2016), and I felt it would provide deeper insight into the effects of implementing Plickers into my practice</w:t>
      </w:r>
      <w:r w:rsidRPr="00D41DA4">
        <w:rPr>
          <w:sz w:val="24"/>
          <w:szCs w:val="24"/>
          <w:lang w:val="en-IE"/>
        </w:rPr>
        <w:t>. I consider</w:t>
      </w:r>
      <w:r>
        <w:rPr>
          <w:sz w:val="24"/>
          <w:szCs w:val="24"/>
          <w:lang w:val="en-IE"/>
        </w:rPr>
        <w:t>ed</w:t>
      </w:r>
      <w:r w:rsidRPr="00D41DA4">
        <w:rPr>
          <w:sz w:val="24"/>
          <w:szCs w:val="24"/>
          <w:lang w:val="en-IE"/>
        </w:rPr>
        <w:t xml:space="preserve"> three sources of data: myself the teacher-researcher, the students, and the artifacts of the students’ work. Data </w:t>
      </w:r>
      <w:r>
        <w:rPr>
          <w:sz w:val="24"/>
          <w:szCs w:val="24"/>
          <w:lang w:val="en-IE"/>
        </w:rPr>
        <w:t>was</w:t>
      </w:r>
      <w:r w:rsidRPr="00D41DA4">
        <w:rPr>
          <w:sz w:val="24"/>
          <w:szCs w:val="24"/>
          <w:lang w:val="en-IE"/>
        </w:rPr>
        <w:t xml:space="preserve"> collected</w:t>
      </w:r>
      <w:r>
        <w:rPr>
          <w:sz w:val="24"/>
          <w:szCs w:val="24"/>
          <w:lang w:val="en-IE"/>
        </w:rPr>
        <w:t xml:space="preserve">, </w:t>
      </w:r>
      <w:r w:rsidRPr="00D41DA4">
        <w:rPr>
          <w:sz w:val="24"/>
          <w:szCs w:val="24"/>
          <w:lang w:val="en-IE"/>
        </w:rPr>
        <w:t xml:space="preserve">analysed and then used to inform improvements to the application of CRS’s next iteration. In my opinion, the value of this research is in building a knowledgebase of the challenges and insights that occur in an attempt to promote constructivist learning through this intervention of technology, and applying this knowledge to refining the intervention </w:t>
      </w:r>
      <w:r w:rsidRPr="00D41DA4">
        <w:rPr>
          <w:sz w:val="24"/>
          <w:szCs w:val="24"/>
          <w:lang w:val="en-IE"/>
        </w:rPr>
        <w:lastRenderedPageBreak/>
        <w:t xml:space="preserve">itself. This is in line with a pragmatic, design-based approach to research (Wang &amp; Hannafin, 2005). </w:t>
      </w:r>
    </w:p>
    <w:p w14:paraId="2C3BFB04" w14:textId="76ACCFBB" w:rsidR="002421E2" w:rsidRDefault="002421E2" w:rsidP="002421E2">
      <w:pPr>
        <w:pStyle w:val="Body"/>
        <w:rPr>
          <w:sz w:val="24"/>
          <w:szCs w:val="24"/>
          <w:lang w:val="en-IE"/>
        </w:rPr>
      </w:pPr>
      <w:r w:rsidRPr="00D41DA4">
        <w:rPr>
          <w:sz w:val="24"/>
          <w:szCs w:val="24"/>
          <w:lang w:val="en-IE"/>
        </w:rPr>
        <w:t xml:space="preserve">The choice of classroom response system </w:t>
      </w:r>
      <w:r>
        <w:rPr>
          <w:sz w:val="24"/>
          <w:szCs w:val="24"/>
          <w:lang w:val="en-IE"/>
        </w:rPr>
        <w:t>and the design of</w:t>
      </w:r>
      <w:r w:rsidRPr="00D41DA4">
        <w:rPr>
          <w:sz w:val="24"/>
          <w:szCs w:val="24"/>
          <w:lang w:val="en-IE"/>
        </w:rPr>
        <w:t xml:space="preserve"> this investigation </w:t>
      </w:r>
      <w:r>
        <w:rPr>
          <w:sz w:val="24"/>
          <w:szCs w:val="24"/>
          <w:lang w:val="en-IE"/>
        </w:rPr>
        <w:t>was</w:t>
      </w:r>
      <w:r w:rsidRPr="00D41DA4">
        <w:rPr>
          <w:sz w:val="24"/>
          <w:szCs w:val="24"/>
          <w:lang w:val="en-IE"/>
        </w:rPr>
        <w:t xml:space="preserve"> made with due regard to the ethical context of the research. Shamoo &amp; Resnik’s (2009, p.18) description of “principles for ethical conduct in research” has helped me identify areas that I have considered ethically.</w:t>
      </w:r>
    </w:p>
    <w:p w14:paraId="052CA5DD" w14:textId="77777777" w:rsidR="004776E3" w:rsidRDefault="004776E3" w:rsidP="004776E3">
      <w:pPr>
        <w:pStyle w:val="NormalWeb"/>
        <w:numPr>
          <w:ilvl w:val="0"/>
          <w:numId w:val="5"/>
        </w:numPr>
        <w:rPr>
          <w:rFonts w:ascii="Times" w:hAnsi="Times"/>
        </w:rPr>
      </w:pPr>
      <w:r>
        <w:rPr>
          <w:rFonts w:ascii="Times" w:hAnsi="Times"/>
        </w:rPr>
        <w:t xml:space="preserve">Health &amp; Safety: this investigation took place at a time where students were returning to schools after the initial lockdown of the COVID-19 pandemic, with high levels of COVID-19 still in the community it was important for the investigation to be in line with safety guidelines (DES, 2020). The QR codes that were in use by students were laminated </w:t>
      </w:r>
      <w:r w:rsidRPr="00996D88">
        <w:rPr>
          <w:rFonts w:ascii="Times" w:hAnsi="Times"/>
          <w:b/>
          <w:bCs/>
        </w:rPr>
        <w:t>(see Appendix</w:t>
      </w:r>
      <w:r>
        <w:rPr>
          <w:rFonts w:ascii="Times" w:hAnsi="Times"/>
        </w:rPr>
        <w:t xml:space="preserve"> ) and disinfected before and after use. The Plickers CRS also released a new feature that would allow students to answer from home should schools be closed again.</w:t>
      </w:r>
    </w:p>
    <w:p w14:paraId="1CE3D0DA" w14:textId="77777777" w:rsidR="004776E3" w:rsidRPr="00FF4C17" w:rsidRDefault="004776E3" w:rsidP="004776E3">
      <w:pPr>
        <w:pStyle w:val="NormalWeb"/>
        <w:numPr>
          <w:ilvl w:val="0"/>
          <w:numId w:val="5"/>
        </w:numPr>
        <w:rPr>
          <w:rFonts w:ascii="Times" w:hAnsi="Times"/>
        </w:rPr>
      </w:pPr>
      <w:r>
        <w:rPr>
          <w:rFonts w:ascii="Times" w:hAnsi="Times"/>
        </w:rPr>
        <w:t>Informed Consent: as all participants were under 18,  consent forms with the signatures of their parents and the participants themselves were obtained and the aims of the investigation were explained clearly to the participants, emphasising their participation as being optional. Of the students' 5 forty-minute mathematics classes per week, the use of the CRS was limited to 15-20 minutes of two of those, in an effort to ensure that students felt free to revoke their participation should they wish.</w:t>
      </w:r>
    </w:p>
    <w:p w14:paraId="6ACFEC32" w14:textId="77777777" w:rsidR="004776E3" w:rsidRPr="00D41DA4" w:rsidRDefault="004776E3" w:rsidP="004776E3">
      <w:pPr>
        <w:pStyle w:val="Body"/>
        <w:numPr>
          <w:ilvl w:val="0"/>
          <w:numId w:val="5"/>
        </w:numPr>
        <w:tabs>
          <w:tab w:val="left" w:pos="3660"/>
        </w:tabs>
        <w:spacing w:line="240" w:lineRule="auto"/>
        <w:rPr>
          <w:sz w:val="24"/>
          <w:szCs w:val="24"/>
          <w:lang w:val="en-IE"/>
        </w:rPr>
      </w:pPr>
      <w:r w:rsidRPr="00D41DA4">
        <w:rPr>
          <w:sz w:val="24"/>
          <w:szCs w:val="24"/>
          <w:lang w:val="en-IE"/>
        </w:rPr>
        <w:t xml:space="preserve">Honesty: due to my pragmatic design-based approach to the research, my objective </w:t>
      </w:r>
      <w:r>
        <w:rPr>
          <w:sz w:val="24"/>
          <w:szCs w:val="24"/>
          <w:lang w:val="en-IE"/>
        </w:rPr>
        <w:t>was</w:t>
      </w:r>
      <w:r w:rsidRPr="00D41DA4">
        <w:rPr>
          <w:sz w:val="24"/>
          <w:szCs w:val="24"/>
          <w:lang w:val="en-IE"/>
        </w:rPr>
        <w:t xml:space="preserve"> to improve successive iterations of research-informed CRS design. This </w:t>
      </w:r>
      <w:r>
        <w:rPr>
          <w:sz w:val="24"/>
          <w:szCs w:val="24"/>
          <w:lang w:val="en-IE"/>
        </w:rPr>
        <w:t>meant</w:t>
      </w:r>
      <w:r w:rsidRPr="00D41DA4">
        <w:rPr>
          <w:sz w:val="24"/>
          <w:szCs w:val="24"/>
          <w:lang w:val="en-IE"/>
        </w:rPr>
        <w:t xml:space="preserve"> that it </w:t>
      </w:r>
      <w:r>
        <w:rPr>
          <w:sz w:val="24"/>
          <w:szCs w:val="24"/>
          <w:lang w:val="en-IE"/>
        </w:rPr>
        <w:t>was</w:t>
      </w:r>
      <w:r w:rsidRPr="00D41DA4">
        <w:rPr>
          <w:sz w:val="24"/>
          <w:szCs w:val="24"/>
          <w:lang w:val="en-IE"/>
        </w:rPr>
        <w:t xml:space="preserve"> in my best interest to remain honest in my reporting, as I </w:t>
      </w:r>
      <w:r>
        <w:rPr>
          <w:sz w:val="24"/>
          <w:szCs w:val="24"/>
          <w:lang w:val="en-IE"/>
        </w:rPr>
        <w:t>was</w:t>
      </w:r>
      <w:r w:rsidRPr="00D41DA4">
        <w:rPr>
          <w:sz w:val="24"/>
          <w:szCs w:val="24"/>
          <w:lang w:val="en-IE"/>
        </w:rPr>
        <w:t xml:space="preserve"> more focused on the process itself rather than producing ‘perfect’ results.</w:t>
      </w:r>
    </w:p>
    <w:p w14:paraId="45A5326D" w14:textId="77777777" w:rsidR="004776E3" w:rsidRDefault="004776E3" w:rsidP="004776E3">
      <w:pPr>
        <w:pStyle w:val="Body"/>
        <w:numPr>
          <w:ilvl w:val="0"/>
          <w:numId w:val="5"/>
        </w:numPr>
        <w:tabs>
          <w:tab w:val="left" w:pos="3660"/>
        </w:tabs>
        <w:spacing w:line="240" w:lineRule="auto"/>
        <w:rPr>
          <w:sz w:val="24"/>
          <w:szCs w:val="24"/>
          <w:lang w:val="en-IE"/>
        </w:rPr>
      </w:pPr>
      <w:r w:rsidRPr="00D41DA4">
        <w:rPr>
          <w:sz w:val="24"/>
          <w:szCs w:val="24"/>
          <w:lang w:val="en-IE"/>
        </w:rPr>
        <w:t>Confidentiality: all data will be gathered confidentially. When student responses are collected by the CRS, the QR codes will correspond to generic names like ‘Student 3’ and not contain any personal information.</w:t>
      </w:r>
    </w:p>
    <w:p w14:paraId="6D8C479A" w14:textId="77777777" w:rsidR="004776E3" w:rsidRPr="0079397F" w:rsidRDefault="004776E3" w:rsidP="004776E3">
      <w:pPr>
        <w:pStyle w:val="Body"/>
        <w:numPr>
          <w:ilvl w:val="0"/>
          <w:numId w:val="5"/>
        </w:numPr>
        <w:tabs>
          <w:tab w:val="left" w:pos="3660"/>
        </w:tabs>
        <w:spacing w:line="240" w:lineRule="auto"/>
        <w:rPr>
          <w:sz w:val="28"/>
          <w:szCs w:val="28"/>
          <w:lang w:val="en-IE"/>
        </w:rPr>
      </w:pPr>
      <w:r w:rsidRPr="0079397F">
        <w:rPr>
          <w:sz w:val="24"/>
          <w:szCs w:val="24"/>
        </w:rPr>
        <w:t xml:space="preserve">Social </w:t>
      </w:r>
      <w:r>
        <w:rPr>
          <w:sz w:val="24"/>
          <w:szCs w:val="24"/>
        </w:rPr>
        <w:t>R</w:t>
      </w:r>
      <w:r w:rsidRPr="0079397F">
        <w:rPr>
          <w:sz w:val="24"/>
          <w:szCs w:val="24"/>
        </w:rPr>
        <w:t>esponsibility: the choice of CRS, and the research approach, was specifically chosen to be conscious of an evolving digital divide seen between certain types of schools based on sociodemographic, funding and infrastructure (Marcus-Quinn, 2019). I d</w:t>
      </w:r>
      <w:r>
        <w:rPr>
          <w:sz w:val="24"/>
          <w:szCs w:val="24"/>
        </w:rPr>
        <w:t>id</w:t>
      </w:r>
      <w:r w:rsidRPr="0079397F">
        <w:rPr>
          <w:sz w:val="24"/>
          <w:szCs w:val="24"/>
        </w:rPr>
        <w:t xml:space="preserve"> not want to research technological applications that are only available to </w:t>
      </w:r>
      <w:r>
        <w:rPr>
          <w:sz w:val="24"/>
          <w:szCs w:val="24"/>
        </w:rPr>
        <w:t>those</w:t>
      </w:r>
      <w:r w:rsidRPr="0079397F">
        <w:rPr>
          <w:sz w:val="24"/>
          <w:szCs w:val="24"/>
        </w:rPr>
        <w:t xml:space="preserve"> students</w:t>
      </w:r>
      <w:r>
        <w:rPr>
          <w:sz w:val="24"/>
          <w:szCs w:val="24"/>
        </w:rPr>
        <w:t xml:space="preserve"> and teachers who could afford it</w:t>
      </w:r>
      <w:r w:rsidRPr="0079397F">
        <w:rPr>
          <w:sz w:val="24"/>
          <w:szCs w:val="24"/>
        </w:rPr>
        <w:t>. Plickers was chosen because the service itself can be used for free, and only requires the teacher to have a smartphone and the ability to print paper QR codes rather than personal devices per student.</w:t>
      </w:r>
    </w:p>
    <w:p w14:paraId="39A3CE24" w14:textId="77777777" w:rsidR="004776E3" w:rsidRDefault="004776E3" w:rsidP="004776E3">
      <w:pPr>
        <w:pStyle w:val="Body"/>
        <w:rPr>
          <w:sz w:val="24"/>
          <w:szCs w:val="24"/>
          <w:lang w:val="en-IE"/>
        </w:rPr>
      </w:pPr>
    </w:p>
    <w:p w14:paraId="5C2803D5" w14:textId="77777777" w:rsidR="004776E3" w:rsidRPr="00D41DA4" w:rsidRDefault="004776E3" w:rsidP="004776E3">
      <w:pPr>
        <w:pStyle w:val="Body"/>
        <w:rPr>
          <w:sz w:val="24"/>
          <w:szCs w:val="24"/>
          <w:lang w:val="en-IE"/>
        </w:rPr>
      </w:pPr>
      <w:r w:rsidRPr="00D41DA4">
        <w:rPr>
          <w:sz w:val="24"/>
          <w:szCs w:val="24"/>
          <w:lang w:val="en-IE"/>
        </w:rPr>
        <w:t>The data collection, analysis, and iteration of intervention is outlined below:</w:t>
      </w:r>
    </w:p>
    <w:p w14:paraId="0627EA88" w14:textId="77777777" w:rsidR="004776E3" w:rsidRDefault="004776E3" w:rsidP="004776E3">
      <w:pPr>
        <w:pStyle w:val="Body"/>
        <w:numPr>
          <w:ilvl w:val="0"/>
          <w:numId w:val="6"/>
        </w:numPr>
        <w:rPr>
          <w:sz w:val="24"/>
          <w:szCs w:val="24"/>
        </w:rPr>
      </w:pPr>
      <w:r w:rsidRPr="00D41DA4">
        <w:rPr>
          <w:sz w:val="24"/>
          <w:szCs w:val="24"/>
          <w:lang w:val="en-IE"/>
        </w:rPr>
        <w:t>Pre-intervention</w:t>
      </w:r>
      <w:r>
        <w:rPr>
          <w:sz w:val="24"/>
          <w:szCs w:val="24"/>
          <w:lang w:val="en-IE"/>
        </w:rPr>
        <w:t xml:space="preserve"> Survey</w:t>
      </w:r>
      <w:r w:rsidRPr="00D41DA4">
        <w:rPr>
          <w:sz w:val="24"/>
          <w:szCs w:val="24"/>
          <w:lang w:val="en-IE"/>
        </w:rPr>
        <w:t xml:space="preserve">: </w:t>
      </w:r>
      <w:r w:rsidRPr="00D41DA4">
        <w:rPr>
          <w:sz w:val="24"/>
          <w:szCs w:val="24"/>
        </w:rPr>
        <w:t xml:space="preserve">the students </w:t>
      </w:r>
      <w:r>
        <w:rPr>
          <w:sz w:val="24"/>
          <w:szCs w:val="24"/>
        </w:rPr>
        <w:t xml:space="preserve">answered </w:t>
      </w:r>
      <w:r w:rsidRPr="00D41DA4">
        <w:rPr>
          <w:sz w:val="24"/>
          <w:szCs w:val="24"/>
        </w:rPr>
        <w:t>a survey with both quantitative (likert scale) and qualitative (open-ended) questions to try gauge their opinion on the relationship</w:t>
      </w:r>
      <w:r>
        <w:rPr>
          <w:sz w:val="24"/>
          <w:szCs w:val="24"/>
        </w:rPr>
        <w:t>s</w:t>
      </w:r>
      <w:r w:rsidRPr="00D41DA4">
        <w:rPr>
          <w:sz w:val="24"/>
          <w:szCs w:val="24"/>
        </w:rPr>
        <w:t xml:space="preserve"> between mathematics, learning, and technology. </w:t>
      </w:r>
    </w:p>
    <w:p w14:paraId="445D2950" w14:textId="77777777" w:rsidR="004776E3" w:rsidRPr="00EB73EF" w:rsidRDefault="004776E3" w:rsidP="004776E3">
      <w:pPr>
        <w:pStyle w:val="Body"/>
        <w:numPr>
          <w:ilvl w:val="0"/>
          <w:numId w:val="6"/>
        </w:numPr>
        <w:rPr>
          <w:sz w:val="24"/>
          <w:szCs w:val="24"/>
        </w:rPr>
      </w:pPr>
      <w:r>
        <w:rPr>
          <w:sz w:val="24"/>
          <w:szCs w:val="24"/>
        </w:rPr>
        <w:lastRenderedPageBreak/>
        <w:t>Beginning of Topic Survey: the CRS was used to collect students' answers for a Likert Survey asking how comfortable they felt sharing their opinions about different aspects of the current mathematics topic we were studying in class.</w:t>
      </w:r>
    </w:p>
    <w:p w14:paraId="4506CDF6" w14:textId="77777777" w:rsidR="004776E3" w:rsidRPr="00D41DA4" w:rsidRDefault="004776E3" w:rsidP="004776E3">
      <w:pPr>
        <w:pStyle w:val="Body"/>
        <w:numPr>
          <w:ilvl w:val="0"/>
          <w:numId w:val="6"/>
        </w:numPr>
        <w:rPr>
          <w:sz w:val="24"/>
          <w:szCs w:val="24"/>
        </w:rPr>
      </w:pPr>
      <w:r w:rsidRPr="00D41DA4">
        <w:rPr>
          <w:sz w:val="24"/>
          <w:szCs w:val="24"/>
        </w:rPr>
        <w:t xml:space="preserve">Intervention: </w:t>
      </w:r>
      <w:r>
        <w:rPr>
          <w:sz w:val="24"/>
          <w:szCs w:val="24"/>
        </w:rPr>
        <w:t xml:space="preserve">the </w:t>
      </w:r>
      <w:r w:rsidRPr="00D41DA4">
        <w:rPr>
          <w:sz w:val="24"/>
          <w:szCs w:val="24"/>
        </w:rPr>
        <w:t xml:space="preserve">CRS </w:t>
      </w:r>
      <w:r>
        <w:rPr>
          <w:sz w:val="24"/>
          <w:szCs w:val="24"/>
        </w:rPr>
        <w:t>was</w:t>
      </w:r>
      <w:r w:rsidRPr="00D41DA4">
        <w:rPr>
          <w:sz w:val="24"/>
          <w:szCs w:val="24"/>
        </w:rPr>
        <w:t xml:space="preserve"> used to present </w:t>
      </w:r>
      <w:proofErr w:type="gramStart"/>
      <w:r>
        <w:rPr>
          <w:sz w:val="24"/>
          <w:szCs w:val="24"/>
        </w:rPr>
        <w:t>multiple</w:t>
      </w:r>
      <w:proofErr w:type="gramEnd"/>
      <w:r>
        <w:rPr>
          <w:sz w:val="24"/>
          <w:szCs w:val="24"/>
        </w:rPr>
        <w:t>-choice-</w:t>
      </w:r>
      <w:r w:rsidRPr="00D41DA4">
        <w:rPr>
          <w:sz w:val="24"/>
          <w:szCs w:val="24"/>
        </w:rPr>
        <w:t>question</w:t>
      </w:r>
      <w:r>
        <w:rPr>
          <w:sz w:val="24"/>
          <w:szCs w:val="24"/>
        </w:rPr>
        <w:t>s</w:t>
      </w:r>
      <w:r w:rsidRPr="00D41DA4">
        <w:rPr>
          <w:sz w:val="24"/>
          <w:szCs w:val="24"/>
        </w:rPr>
        <w:t xml:space="preserve"> to students, gather responses, </w:t>
      </w:r>
      <w:r>
        <w:rPr>
          <w:sz w:val="24"/>
          <w:szCs w:val="24"/>
        </w:rPr>
        <w:t xml:space="preserve">and </w:t>
      </w:r>
      <w:r w:rsidRPr="00D41DA4">
        <w:rPr>
          <w:sz w:val="24"/>
          <w:szCs w:val="24"/>
        </w:rPr>
        <w:t xml:space="preserve">display the data. The CRS </w:t>
      </w:r>
      <w:r>
        <w:rPr>
          <w:sz w:val="24"/>
          <w:szCs w:val="24"/>
        </w:rPr>
        <w:t xml:space="preserve">was </w:t>
      </w:r>
      <w:r w:rsidRPr="00D41DA4">
        <w:rPr>
          <w:sz w:val="24"/>
          <w:szCs w:val="24"/>
        </w:rPr>
        <w:t xml:space="preserve">based on </w:t>
      </w:r>
      <w:r>
        <w:rPr>
          <w:sz w:val="24"/>
          <w:szCs w:val="24"/>
        </w:rPr>
        <w:t xml:space="preserve">the </w:t>
      </w:r>
      <w:r w:rsidRPr="00D41DA4">
        <w:rPr>
          <w:sz w:val="24"/>
          <w:szCs w:val="24"/>
        </w:rPr>
        <w:t>TEFA and FaSMEd Framework</w:t>
      </w:r>
      <w:r>
        <w:rPr>
          <w:sz w:val="24"/>
          <w:szCs w:val="24"/>
        </w:rPr>
        <w:t>s</w:t>
      </w:r>
      <w:r w:rsidRPr="00D41DA4">
        <w:rPr>
          <w:sz w:val="24"/>
          <w:szCs w:val="24"/>
        </w:rPr>
        <w:t xml:space="preserve"> with the intent of promoting the type of atmosphere outlined by Driscoll (2014) above. Data </w:t>
      </w:r>
      <w:r>
        <w:rPr>
          <w:sz w:val="24"/>
          <w:szCs w:val="24"/>
        </w:rPr>
        <w:t>was</w:t>
      </w:r>
      <w:r w:rsidRPr="00D41DA4">
        <w:rPr>
          <w:sz w:val="24"/>
          <w:szCs w:val="24"/>
        </w:rPr>
        <w:t xml:space="preserve"> used live in class and archived for analysis by teacher.</w:t>
      </w:r>
    </w:p>
    <w:p w14:paraId="31181F6C" w14:textId="77777777" w:rsidR="004776E3" w:rsidRPr="00D41DA4" w:rsidRDefault="004776E3" w:rsidP="004776E3">
      <w:pPr>
        <w:pStyle w:val="Body"/>
        <w:numPr>
          <w:ilvl w:val="0"/>
          <w:numId w:val="6"/>
        </w:numPr>
        <w:spacing w:after="0"/>
        <w:rPr>
          <w:sz w:val="24"/>
          <w:szCs w:val="24"/>
          <w:lang w:val="en-IE"/>
        </w:rPr>
      </w:pPr>
      <w:r>
        <w:rPr>
          <w:sz w:val="24"/>
          <w:szCs w:val="24"/>
        </w:rPr>
        <w:t>Observation</w:t>
      </w:r>
      <w:r w:rsidRPr="00D41DA4">
        <w:rPr>
          <w:sz w:val="24"/>
          <w:szCs w:val="24"/>
        </w:rPr>
        <w:t xml:space="preserve">: </w:t>
      </w:r>
      <w:r>
        <w:rPr>
          <w:sz w:val="24"/>
          <w:szCs w:val="24"/>
        </w:rPr>
        <w:t>f</w:t>
      </w:r>
      <w:r w:rsidRPr="00D41DA4">
        <w:rPr>
          <w:sz w:val="24"/>
          <w:szCs w:val="24"/>
        </w:rPr>
        <w:t xml:space="preserve">ollowing the implementation of the classroom response system, </w:t>
      </w:r>
      <w:r>
        <w:rPr>
          <w:sz w:val="24"/>
          <w:szCs w:val="24"/>
        </w:rPr>
        <w:t>I observed</w:t>
      </w:r>
      <w:r w:rsidRPr="00D41DA4">
        <w:rPr>
          <w:sz w:val="24"/>
          <w:szCs w:val="24"/>
        </w:rPr>
        <w:t xml:space="preserve"> the resulting classroom discussion. This observation </w:t>
      </w:r>
      <w:r>
        <w:rPr>
          <w:sz w:val="24"/>
          <w:szCs w:val="24"/>
        </w:rPr>
        <w:t>helped</w:t>
      </w:r>
      <w:r w:rsidRPr="00D41DA4">
        <w:rPr>
          <w:sz w:val="24"/>
          <w:szCs w:val="24"/>
        </w:rPr>
        <w:t xml:space="preserve"> determine if the classroom response system is facilitating constructivist teaching and learning by gathering qualitative data that </w:t>
      </w:r>
      <w:r>
        <w:rPr>
          <w:sz w:val="24"/>
          <w:szCs w:val="24"/>
        </w:rPr>
        <w:t>was</w:t>
      </w:r>
      <w:r w:rsidRPr="00D41DA4">
        <w:rPr>
          <w:sz w:val="24"/>
          <w:szCs w:val="24"/>
        </w:rPr>
        <w:t xml:space="preserve"> later used to inform the next iteration of the CRS.</w:t>
      </w:r>
    </w:p>
    <w:p w14:paraId="057A4FE6" w14:textId="77777777" w:rsidR="004776E3" w:rsidRPr="00D41DA4" w:rsidRDefault="004776E3" w:rsidP="004776E3">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240" w:lineRule="auto"/>
        <w:jc w:val="both"/>
        <w:rPr>
          <w:sz w:val="24"/>
          <w:szCs w:val="24"/>
        </w:rPr>
      </w:pPr>
      <w:r>
        <w:rPr>
          <w:sz w:val="24"/>
          <w:szCs w:val="24"/>
        </w:rPr>
        <w:t>Reflective Journal:</w:t>
      </w:r>
      <w:r w:rsidRPr="00D41DA4">
        <w:rPr>
          <w:sz w:val="24"/>
          <w:szCs w:val="24"/>
        </w:rPr>
        <w:t xml:space="preserve"> </w:t>
      </w:r>
      <w:r>
        <w:rPr>
          <w:sz w:val="24"/>
          <w:szCs w:val="24"/>
        </w:rPr>
        <w:t>t</w:t>
      </w:r>
      <w:r w:rsidRPr="00D41DA4">
        <w:rPr>
          <w:sz w:val="24"/>
          <w:szCs w:val="24"/>
        </w:rPr>
        <w:t xml:space="preserve">he use of the CRS </w:t>
      </w:r>
      <w:r>
        <w:rPr>
          <w:sz w:val="24"/>
          <w:szCs w:val="24"/>
        </w:rPr>
        <w:t>was</w:t>
      </w:r>
      <w:r w:rsidRPr="00D41DA4">
        <w:rPr>
          <w:sz w:val="24"/>
          <w:szCs w:val="24"/>
        </w:rPr>
        <w:t xml:space="preserve"> also expected to inform future teaching, as effective formative assessment provides feedback to both students and teacher. </w:t>
      </w:r>
      <w:r>
        <w:rPr>
          <w:sz w:val="24"/>
          <w:szCs w:val="24"/>
        </w:rPr>
        <w:t>I kept</w:t>
      </w:r>
      <w:r w:rsidRPr="00D41DA4">
        <w:rPr>
          <w:sz w:val="24"/>
          <w:szCs w:val="24"/>
        </w:rPr>
        <w:t xml:space="preserve"> a qualitative Reflective Journal to gather data </w:t>
      </w:r>
      <w:r>
        <w:rPr>
          <w:sz w:val="24"/>
          <w:szCs w:val="24"/>
        </w:rPr>
        <w:t>about</w:t>
      </w:r>
      <w:r w:rsidRPr="00D41DA4">
        <w:rPr>
          <w:sz w:val="24"/>
          <w:szCs w:val="24"/>
        </w:rPr>
        <w:t xml:space="preserve"> </w:t>
      </w:r>
      <w:r>
        <w:rPr>
          <w:sz w:val="24"/>
          <w:szCs w:val="24"/>
        </w:rPr>
        <w:t xml:space="preserve">the challenges of implementing the CRS and </w:t>
      </w:r>
      <w:r w:rsidRPr="00D41DA4">
        <w:rPr>
          <w:sz w:val="24"/>
          <w:szCs w:val="24"/>
        </w:rPr>
        <w:t>how the students</w:t>
      </w:r>
      <w:r>
        <w:rPr>
          <w:sz w:val="24"/>
          <w:szCs w:val="24"/>
        </w:rPr>
        <w:t>'</w:t>
      </w:r>
      <w:r w:rsidRPr="00D41DA4">
        <w:rPr>
          <w:sz w:val="24"/>
          <w:szCs w:val="24"/>
        </w:rPr>
        <w:t xml:space="preserve"> use of the CR</w:t>
      </w:r>
      <w:r>
        <w:rPr>
          <w:sz w:val="24"/>
          <w:szCs w:val="24"/>
        </w:rPr>
        <w:t>S</w:t>
      </w:r>
      <w:r w:rsidRPr="00D41DA4">
        <w:rPr>
          <w:sz w:val="24"/>
          <w:szCs w:val="24"/>
        </w:rPr>
        <w:t xml:space="preserve">, and the resulting archive of student responses, </w:t>
      </w:r>
      <w:r>
        <w:rPr>
          <w:sz w:val="24"/>
          <w:szCs w:val="24"/>
        </w:rPr>
        <w:t>were effecting my teaching</w:t>
      </w:r>
      <w:r w:rsidRPr="00D41DA4">
        <w:rPr>
          <w:sz w:val="24"/>
          <w:szCs w:val="24"/>
        </w:rPr>
        <w:t xml:space="preserve">. </w:t>
      </w:r>
    </w:p>
    <w:p w14:paraId="4057DFFB" w14:textId="77777777" w:rsidR="004776E3" w:rsidRPr="00D41DA4" w:rsidRDefault="004776E3" w:rsidP="004776E3">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0" w:line="240" w:lineRule="auto"/>
        <w:jc w:val="both"/>
        <w:rPr>
          <w:sz w:val="24"/>
          <w:szCs w:val="24"/>
        </w:rPr>
      </w:pPr>
      <w:r>
        <w:rPr>
          <w:sz w:val="24"/>
          <w:szCs w:val="24"/>
        </w:rPr>
        <w:t xml:space="preserve">End of </w:t>
      </w:r>
      <w:r w:rsidRPr="00D41DA4">
        <w:rPr>
          <w:sz w:val="24"/>
          <w:szCs w:val="24"/>
        </w:rPr>
        <w:t>Topic</w:t>
      </w:r>
      <w:r>
        <w:rPr>
          <w:sz w:val="24"/>
          <w:szCs w:val="24"/>
        </w:rPr>
        <w:t xml:space="preserve"> Quiz</w:t>
      </w:r>
      <w:r w:rsidRPr="00D41DA4">
        <w:rPr>
          <w:sz w:val="24"/>
          <w:szCs w:val="24"/>
        </w:rPr>
        <w:t>:</w:t>
      </w:r>
      <w:r>
        <w:rPr>
          <w:sz w:val="24"/>
          <w:szCs w:val="24"/>
        </w:rPr>
        <w:t xml:space="preserve"> s</w:t>
      </w:r>
      <w:r w:rsidRPr="00D41DA4">
        <w:rPr>
          <w:sz w:val="24"/>
          <w:szCs w:val="24"/>
        </w:rPr>
        <w:t xml:space="preserve">tudents </w:t>
      </w:r>
      <w:r>
        <w:rPr>
          <w:sz w:val="24"/>
          <w:szCs w:val="24"/>
        </w:rPr>
        <w:t>answered</w:t>
      </w:r>
      <w:r w:rsidRPr="00D41DA4">
        <w:rPr>
          <w:sz w:val="24"/>
          <w:szCs w:val="24"/>
        </w:rPr>
        <w:t xml:space="preserve"> an end-of topic quiz (e.g. </w:t>
      </w:r>
      <w:r>
        <w:rPr>
          <w:sz w:val="24"/>
          <w:szCs w:val="24"/>
        </w:rPr>
        <w:t>Statistics Quiz</w:t>
      </w:r>
      <w:r w:rsidRPr="00D41DA4">
        <w:rPr>
          <w:sz w:val="24"/>
          <w:szCs w:val="24"/>
        </w:rPr>
        <w:t>). This quiz use</w:t>
      </w:r>
      <w:r>
        <w:rPr>
          <w:sz w:val="24"/>
          <w:szCs w:val="24"/>
        </w:rPr>
        <w:t>d</w:t>
      </w:r>
      <w:r w:rsidRPr="00D41DA4">
        <w:rPr>
          <w:sz w:val="24"/>
          <w:szCs w:val="24"/>
        </w:rPr>
        <w:t xml:space="preserve"> questions similar to ones used in the weeks prior. </w:t>
      </w:r>
      <w:r>
        <w:rPr>
          <w:sz w:val="24"/>
          <w:szCs w:val="24"/>
        </w:rPr>
        <w:t>Students' results</w:t>
      </w:r>
      <w:r w:rsidRPr="00D41DA4">
        <w:rPr>
          <w:sz w:val="24"/>
          <w:szCs w:val="24"/>
        </w:rPr>
        <w:t xml:space="preserve"> </w:t>
      </w:r>
      <w:r>
        <w:rPr>
          <w:sz w:val="24"/>
          <w:szCs w:val="24"/>
        </w:rPr>
        <w:t>were</w:t>
      </w:r>
      <w:r w:rsidRPr="00D41DA4">
        <w:rPr>
          <w:sz w:val="24"/>
          <w:szCs w:val="24"/>
        </w:rPr>
        <w:t xml:space="preserve"> analysed and compared to previous data</w:t>
      </w:r>
      <w:r>
        <w:rPr>
          <w:sz w:val="24"/>
          <w:szCs w:val="24"/>
        </w:rPr>
        <w:t>, did</w:t>
      </w:r>
      <w:r w:rsidRPr="00D41DA4">
        <w:rPr>
          <w:sz w:val="24"/>
          <w:szCs w:val="24"/>
        </w:rPr>
        <w:t xml:space="preserve"> the </w:t>
      </w:r>
      <w:r>
        <w:rPr>
          <w:sz w:val="24"/>
          <w:szCs w:val="24"/>
        </w:rPr>
        <w:t xml:space="preserve">classroom discussion and </w:t>
      </w:r>
      <w:r w:rsidRPr="00D41DA4">
        <w:rPr>
          <w:sz w:val="24"/>
          <w:szCs w:val="24"/>
        </w:rPr>
        <w:t xml:space="preserve">feedback given to </w:t>
      </w:r>
      <w:r>
        <w:rPr>
          <w:sz w:val="24"/>
          <w:szCs w:val="24"/>
        </w:rPr>
        <w:t xml:space="preserve">students </w:t>
      </w:r>
      <w:r w:rsidRPr="00D41DA4">
        <w:rPr>
          <w:sz w:val="24"/>
          <w:szCs w:val="24"/>
        </w:rPr>
        <w:t>improve performance over time?</w:t>
      </w:r>
    </w:p>
    <w:p w14:paraId="06386738" w14:textId="77777777" w:rsidR="004776E3" w:rsidRPr="00376222" w:rsidRDefault="004776E3" w:rsidP="004776E3">
      <w:pPr>
        <w:pStyle w:val="Body"/>
        <w:numPr>
          <w:ilvl w:val="0"/>
          <w:numId w:val="6"/>
        </w:numPr>
        <w:rPr>
          <w:sz w:val="24"/>
          <w:szCs w:val="24"/>
        </w:rPr>
      </w:pPr>
      <w:r>
        <w:rPr>
          <w:sz w:val="24"/>
          <w:szCs w:val="24"/>
        </w:rPr>
        <w:t>End of</w:t>
      </w:r>
      <w:r w:rsidRPr="00D41DA4">
        <w:rPr>
          <w:sz w:val="24"/>
          <w:szCs w:val="24"/>
        </w:rPr>
        <w:t xml:space="preserve"> Topic</w:t>
      </w:r>
      <w:r>
        <w:rPr>
          <w:sz w:val="24"/>
          <w:szCs w:val="24"/>
        </w:rPr>
        <w:t xml:space="preserve"> Survey</w:t>
      </w:r>
      <w:r w:rsidRPr="00D41DA4">
        <w:rPr>
          <w:sz w:val="24"/>
          <w:szCs w:val="24"/>
        </w:rPr>
        <w:t xml:space="preserve">: </w:t>
      </w:r>
      <w:r>
        <w:rPr>
          <w:sz w:val="24"/>
          <w:szCs w:val="24"/>
        </w:rPr>
        <w:t>The CRS was used to collect students' answers for a Likert Survey asking how comfortable they felt sharing their opinions about different aspects of the current mathematics topic we were studying in class. To be compared with students' answers at the beginning of the topic.</w:t>
      </w:r>
    </w:p>
    <w:p w14:paraId="3CDC8A50" w14:textId="77777777" w:rsidR="004776E3" w:rsidRDefault="004776E3" w:rsidP="004776E3">
      <w:pPr>
        <w:pStyle w:val="Body"/>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00" w:after="100" w:line="240" w:lineRule="auto"/>
        <w:jc w:val="both"/>
        <w:rPr>
          <w:sz w:val="24"/>
          <w:szCs w:val="24"/>
        </w:rPr>
      </w:pPr>
      <w:r w:rsidRPr="00D41DA4">
        <w:rPr>
          <w:sz w:val="24"/>
          <w:szCs w:val="24"/>
        </w:rPr>
        <w:t xml:space="preserve">Data analysis and CRS iteration: </w:t>
      </w:r>
      <w:r>
        <w:rPr>
          <w:sz w:val="24"/>
          <w:szCs w:val="24"/>
        </w:rPr>
        <w:t>the collected data was analysed and used</w:t>
      </w:r>
      <w:r w:rsidRPr="00D41DA4">
        <w:rPr>
          <w:sz w:val="24"/>
          <w:szCs w:val="24"/>
        </w:rPr>
        <w:t xml:space="preserve"> justify and implement possible improvement to the CRS</w:t>
      </w:r>
      <w:r>
        <w:rPr>
          <w:sz w:val="24"/>
          <w:szCs w:val="24"/>
        </w:rPr>
        <w:t xml:space="preserve"> and the implementation CRS was iterated for the next mathematics topic.</w:t>
      </w:r>
      <w:r w:rsidRPr="00D41DA4">
        <w:rPr>
          <w:sz w:val="24"/>
          <w:szCs w:val="24"/>
        </w:rPr>
        <w:t xml:space="preserve"> </w:t>
      </w:r>
    </w:p>
    <w:p w14:paraId="73B2F707" w14:textId="77777777" w:rsidR="004776E3" w:rsidRPr="00376222" w:rsidRDefault="004776E3" w:rsidP="004776E3">
      <w:pPr>
        <w:pStyle w:val="Body"/>
        <w:numPr>
          <w:ilvl w:val="0"/>
          <w:numId w:val="6"/>
        </w:numPr>
        <w:rPr>
          <w:sz w:val="24"/>
          <w:szCs w:val="24"/>
        </w:rPr>
      </w:pPr>
      <w:r>
        <w:rPr>
          <w:sz w:val="24"/>
          <w:szCs w:val="24"/>
          <w:lang w:val="en-IE"/>
        </w:rPr>
        <w:t>Post</w:t>
      </w:r>
      <w:r w:rsidRPr="00D41DA4">
        <w:rPr>
          <w:sz w:val="24"/>
          <w:szCs w:val="24"/>
          <w:lang w:val="en-IE"/>
        </w:rPr>
        <w:t>-intervention</w:t>
      </w:r>
      <w:r>
        <w:rPr>
          <w:sz w:val="24"/>
          <w:szCs w:val="24"/>
          <w:lang w:val="en-IE"/>
        </w:rPr>
        <w:t xml:space="preserve"> Survey</w:t>
      </w:r>
      <w:r w:rsidRPr="00D41DA4">
        <w:rPr>
          <w:sz w:val="24"/>
          <w:szCs w:val="24"/>
          <w:lang w:val="en-IE"/>
        </w:rPr>
        <w:t xml:space="preserve">: </w:t>
      </w:r>
      <w:r>
        <w:rPr>
          <w:sz w:val="24"/>
          <w:szCs w:val="24"/>
        </w:rPr>
        <w:t>The</w:t>
      </w:r>
      <w:r w:rsidRPr="00D41DA4">
        <w:rPr>
          <w:sz w:val="24"/>
          <w:szCs w:val="24"/>
        </w:rPr>
        <w:t xml:space="preserve"> students </w:t>
      </w:r>
      <w:r>
        <w:rPr>
          <w:sz w:val="24"/>
          <w:szCs w:val="24"/>
        </w:rPr>
        <w:t xml:space="preserve">answered </w:t>
      </w:r>
      <w:r w:rsidRPr="00D41DA4">
        <w:rPr>
          <w:sz w:val="24"/>
          <w:szCs w:val="24"/>
        </w:rPr>
        <w:t>a survey with both quantitative (likert scale) and qualitative (open-ended) questions to try gauge their opinion on the relationship</w:t>
      </w:r>
      <w:r>
        <w:rPr>
          <w:sz w:val="24"/>
          <w:szCs w:val="24"/>
        </w:rPr>
        <w:t>s</w:t>
      </w:r>
      <w:r w:rsidRPr="00D41DA4">
        <w:rPr>
          <w:sz w:val="24"/>
          <w:szCs w:val="24"/>
        </w:rPr>
        <w:t xml:space="preserve"> between mathematics, learning, and technology. </w:t>
      </w:r>
    </w:p>
    <w:p w14:paraId="5EAA3709" w14:textId="430E4915" w:rsidR="004776E3" w:rsidRDefault="004776E3" w:rsidP="002421E2">
      <w:pPr>
        <w:pStyle w:val="Body"/>
        <w:rPr>
          <w:sz w:val="24"/>
          <w:szCs w:val="24"/>
          <w:lang w:val="en-IE"/>
        </w:rPr>
      </w:pPr>
    </w:p>
    <w:p w14:paraId="16168B4A" w14:textId="77777777" w:rsidR="004776E3" w:rsidRDefault="004776E3" w:rsidP="002421E2">
      <w:pPr>
        <w:pStyle w:val="Body"/>
        <w:rPr>
          <w:sz w:val="24"/>
          <w:szCs w:val="24"/>
          <w:lang w:val="en-IE"/>
        </w:rPr>
      </w:pPr>
    </w:p>
    <w:tbl>
      <w:tblPr>
        <w:tblStyle w:val="TableGrid"/>
        <w:tblW w:w="10491" w:type="dxa"/>
        <w:tblInd w:w="-998" w:type="dxa"/>
        <w:tblLook w:val="04A0" w:firstRow="1" w:lastRow="0" w:firstColumn="1" w:lastColumn="0" w:noHBand="0" w:noVBand="1"/>
      </w:tblPr>
      <w:tblGrid>
        <w:gridCol w:w="1427"/>
        <w:gridCol w:w="1834"/>
        <w:gridCol w:w="1985"/>
        <w:gridCol w:w="1843"/>
        <w:gridCol w:w="1696"/>
        <w:gridCol w:w="1706"/>
      </w:tblGrid>
      <w:tr w:rsidR="00F72408" w:rsidRPr="00F72408" w14:paraId="26FAE01E" w14:textId="77777777" w:rsidTr="004776E3">
        <w:trPr>
          <w:trHeight w:val="436"/>
        </w:trPr>
        <w:tc>
          <w:tcPr>
            <w:tcW w:w="1427" w:type="dxa"/>
          </w:tcPr>
          <w:p w14:paraId="58D4120F" w14:textId="77777777" w:rsidR="002421E2" w:rsidRPr="004776E3"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p>
        </w:tc>
        <w:tc>
          <w:tcPr>
            <w:tcW w:w="1834" w:type="dxa"/>
          </w:tcPr>
          <w:p w14:paraId="5AC5B2A6" w14:textId="33C6E0E8"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Data Collection Source 1 and Description</w:t>
            </w:r>
          </w:p>
        </w:tc>
        <w:tc>
          <w:tcPr>
            <w:tcW w:w="1985" w:type="dxa"/>
          </w:tcPr>
          <w:p w14:paraId="6D63650A" w14:textId="3461059F"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 xml:space="preserve">Data Collection Source </w:t>
            </w:r>
            <w:r w:rsidRPr="004776E3">
              <w:rPr>
                <w:b/>
                <w:bCs/>
                <w:sz w:val="21"/>
                <w:szCs w:val="21"/>
                <w:lang w:val="en-IE"/>
              </w:rPr>
              <w:t xml:space="preserve">2 </w:t>
            </w:r>
            <w:r w:rsidRPr="004776E3">
              <w:rPr>
                <w:b/>
                <w:bCs/>
                <w:sz w:val="21"/>
                <w:szCs w:val="21"/>
                <w:lang w:val="en-IE"/>
              </w:rPr>
              <w:t>and Description</w:t>
            </w:r>
          </w:p>
        </w:tc>
        <w:tc>
          <w:tcPr>
            <w:tcW w:w="1843" w:type="dxa"/>
          </w:tcPr>
          <w:p w14:paraId="19282F90" w14:textId="6405B6FF"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 xml:space="preserve">Data Collection Source </w:t>
            </w:r>
            <w:r w:rsidRPr="004776E3">
              <w:rPr>
                <w:b/>
                <w:bCs/>
                <w:sz w:val="21"/>
                <w:szCs w:val="21"/>
                <w:lang w:val="en-IE"/>
              </w:rPr>
              <w:t>3</w:t>
            </w:r>
            <w:r w:rsidRPr="004776E3">
              <w:rPr>
                <w:b/>
                <w:bCs/>
                <w:sz w:val="21"/>
                <w:szCs w:val="21"/>
                <w:lang w:val="en-IE"/>
              </w:rPr>
              <w:t xml:space="preserve"> and Description</w:t>
            </w:r>
          </w:p>
        </w:tc>
        <w:tc>
          <w:tcPr>
            <w:tcW w:w="1696" w:type="dxa"/>
          </w:tcPr>
          <w:p w14:paraId="35B575C3" w14:textId="2BFFB4E5"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 xml:space="preserve">Data Collection Source </w:t>
            </w:r>
            <w:r w:rsidRPr="004776E3">
              <w:rPr>
                <w:b/>
                <w:bCs/>
                <w:sz w:val="21"/>
                <w:szCs w:val="21"/>
                <w:lang w:val="en-IE"/>
              </w:rPr>
              <w:t xml:space="preserve">4 </w:t>
            </w:r>
            <w:r w:rsidRPr="004776E3">
              <w:rPr>
                <w:b/>
                <w:bCs/>
                <w:sz w:val="21"/>
                <w:szCs w:val="21"/>
                <w:lang w:val="en-IE"/>
              </w:rPr>
              <w:t>and Description</w:t>
            </w:r>
          </w:p>
        </w:tc>
        <w:tc>
          <w:tcPr>
            <w:tcW w:w="1706" w:type="dxa"/>
          </w:tcPr>
          <w:p w14:paraId="0D739A80" w14:textId="2DDC41CF"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 xml:space="preserve">Data Collection Source </w:t>
            </w:r>
            <w:r w:rsidRPr="004776E3">
              <w:rPr>
                <w:b/>
                <w:bCs/>
                <w:sz w:val="21"/>
                <w:szCs w:val="21"/>
                <w:lang w:val="en-IE"/>
              </w:rPr>
              <w:t>5</w:t>
            </w:r>
            <w:r w:rsidRPr="004776E3">
              <w:rPr>
                <w:b/>
                <w:bCs/>
                <w:sz w:val="21"/>
                <w:szCs w:val="21"/>
                <w:lang w:val="en-IE"/>
              </w:rPr>
              <w:t xml:space="preserve"> and Description</w:t>
            </w:r>
          </w:p>
        </w:tc>
      </w:tr>
      <w:tr w:rsidR="00F72408" w:rsidRPr="00F72408" w14:paraId="76C7236C" w14:textId="77777777" w:rsidTr="004776E3">
        <w:trPr>
          <w:trHeight w:val="718"/>
        </w:trPr>
        <w:tc>
          <w:tcPr>
            <w:tcW w:w="1427" w:type="dxa"/>
          </w:tcPr>
          <w:p w14:paraId="01749A8C" w14:textId="7D17D51B"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Method</w:t>
            </w:r>
          </w:p>
        </w:tc>
        <w:tc>
          <w:tcPr>
            <w:tcW w:w="1834" w:type="dxa"/>
          </w:tcPr>
          <w:p w14:paraId="71599073" w14:textId="5BBC0E01"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US"/>
              </w:rPr>
              <w:t>Design-Based</w:t>
            </w:r>
          </w:p>
        </w:tc>
        <w:tc>
          <w:tcPr>
            <w:tcW w:w="1985" w:type="dxa"/>
          </w:tcPr>
          <w:p w14:paraId="14077056" w14:textId="108D6D35"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US"/>
              </w:rPr>
              <w:t>Qualitative</w:t>
            </w:r>
          </w:p>
        </w:tc>
        <w:tc>
          <w:tcPr>
            <w:tcW w:w="1843" w:type="dxa"/>
          </w:tcPr>
          <w:p w14:paraId="7C6D491D" w14:textId="7D58082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IE"/>
              </w:rPr>
              <w:t>Qualitative</w:t>
            </w:r>
          </w:p>
        </w:tc>
        <w:tc>
          <w:tcPr>
            <w:tcW w:w="1696" w:type="dxa"/>
          </w:tcPr>
          <w:p w14:paraId="079ACE62" w14:textId="1AC023D8"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IE"/>
              </w:rPr>
              <w:t>Quantitative</w:t>
            </w:r>
          </w:p>
        </w:tc>
        <w:tc>
          <w:tcPr>
            <w:tcW w:w="1706" w:type="dxa"/>
          </w:tcPr>
          <w:p w14:paraId="58EC27FE" w14:textId="7B94013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IE"/>
              </w:rPr>
              <w:t>Mixed Methods</w:t>
            </w:r>
          </w:p>
        </w:tc>
      </w:tr>
      <w:tr w:rsidR="00F72408" w:rsidRPr="00F72408" w14:paraId="0466E2C0" w14:textId="77777777" w:rsidTr="004776E3">
        <w:trPr>
          <w:trHeight w:val="4177"/>
        </w:trPr>
        <w:tc>
          <w:tcPr>
            <w:tcW w:w="1427" w:type="dxa"/>
          </w:tcPr>
          <w:p w14:paraId="50A6D281" w14:textId="748A6574"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lastRenderedPageBreak/>
              <w:t>Purpose</w:t>
            </w:r>
          </w:p>
        </w:tc>
        <w:tc>
          <w:tcPr>
            <w:tcW w:w="1834" w:type="dxa"/>
          </w:tcPr>
          <w:p w14:paraId="2AE68AD6" w14:textId="56C86262" w:rsidR="002421E2" w:rsidRPr="00F72408" w:rsidRDefault="00F72408"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IE"/>
              </w:rPr>
              <w:t>Assess students current understanding, facilitate effective feedback and promote active learning. Iterated throughout the research study based on the other data sources.</w:t>
            </w:r>
          </w:p>
        </w:tc>
        <w:tc>
          <w:tcPr>
            <w:tcW w:w="1985" w:type="dxa"/>
          </w:tcPr>
          <w:p w14:paraId="10219C00" w14:textId="77777777" w:rsidR="002421E2" w:rsidRPr="00F72408" w:rsidRDefault="002421E2" w:rsidP="002421E2">
            <w:pPr>
              <w:pStyle w:val="Body"/>
              <w:spacing w:after="0" w:line="240" w:lineRule="auto"/>
              <w:rPr>
                <w:sz w:val="21"/>
                <w:szCs w:val="21"/>
                <w:lang w:val="en-IE"/>
              </w:rPr>
            </w:pPr>
            <w:r w:rsidRPr="00F72408">
              <w:rPr>
                <w:sz w:val="21"/>
                <w:szCs w:val="21"/>
                <w:lang w:val="en-US"/>
              </w:rPr>
              <w:t>Observe the class’ behavior during and after the use of CRS. Is there evidence of reflection? Active learning? Peer discussion? Ideas why/why not?</w:t>
            </w:r>
          </w:p>
          <w:p w14:paraId="696903C3"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c>
          <w:tcPr>
            <w:tcW w:w="1843" w:type="dxa"/>
          </w:tcPr>
          <w:p w14:paraId="30BAF309" w14:textId="77777777" w:rsidR="002421E2" w:rsidRPr="00F72408" w:rsidRDefault="002421E2" w:rsidP="002421E2">
            <w:pPr>
              <w:pStyle w:val="Body"/>
              <w:spacing w:after="0" w:line="240" w:lineRule="auto"/>
              <w:rPr>
                <w:sz w:val="21"/>
                <w:szCs w:val="21"/>
                <w:lang w:val="en-US"/>
              </w:rPr>
            </w:pPr>
            <w:r w:rsidRPr="00F72408">
              <w:rPr>
                <w:sz w:val="21"/>
                <w:szCs w:val="21"/>
                <w:lang w:val="en-US"/>
              </w:rPr>
              <w:t xml:space="preserve">Investigate the results from CRS questions that are saved on </w:t>
            </w:r>
            <w:r w:rsidRPr="00F72408">
              <w:rPr>
                <w:i/>
                <w:iCs/>
                <w:sz w:val="21"/>
                <w:szCs w:val="21"/>
                <w:lang w:val="en-US"/>
              </w:rPr>
              <w:t xml:space="preserve">Plickers </w:t>
            </w:r>
            <w:r w:rsidRPr="00F72408">
              <w:rPr>
                <w:sz w:val="21"/>
                <w:szCs w:val="21"/>
                <w:lang w:val="en-US"/>
              </w:rPr>
              <w:t>account. Can you derive insight to inform future classes? Why/why not? Would you change type of questions asked? What kind of data would best inform your formative assessment?</w:t>
            </w:r>
          </w:p>
          <w:p w14:paraId="7CC24FBD"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c>
          <w:tcPr>
            <w:tcW w:w="1696" w:type="dxa"/>
          </w:tcPr>
          <w:p w14:paraId="457A082F" w14:textId="1E5D6878"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US"/>
              </w:rPr>
              <w:t>Quantify students end of topic quiz. To be compared with students’ earlier responses saved on CRS system. Improvement over time?</w:t>
            </w:r>
          </w:p>
        </w:tc>
        <w:tc>
          <w:tcPr>
            <w:tcW w:w="1706" w:type="dxa"/>
          </w:tcPr>
          <w:p w14:paraId="560A1E6C" w14:textId="77777777" w:rsidR="002421E2" w:rsidRPr="00F72408" w:rsidRDefault="002421E2" w:rsidP="002421E2">
            <w:pPr>
              <w:pStyle w:val="Body"/>
              <w:spacing w:after="0" w:line="240" w:lineRule="auto"/>
              <w:rPr>
                <w:sz w:val="21"/>
                <w:szCs w:val="21"/>
                <w:lang w:val="en-US"/>
              </w:rPr>
            </w:pPr>
            <w:r w:rsidRPr="00F72408">
              <w:rPr>
                <w:sz w:val="21"/>
                <w:szCs w:val="21"/>
                <w:lang w:val="en-US"/>
              </w:rPr>
              <w:t xml:space="preserve">Assess student’s point of view about how they are learning in class, necessary to determine if constructivist </w:t>
            </w:r>
            <w:del w:id="26" w:author="MAC LIATHAIN, CIAN" w:date="2021-01-31T22:56:00Z">
              <w:r w:rsidRPr="00F72408" w:rsidDel="000C2E37">
                <w:rPr>
                  <w:sz w:val="21"/>
                  <w:szCs w:val="21"/>
                  <w:lang w:val="en-US"/>
                </w:rPr>
                <w:delText>learning  is</w:delText>
              </w:r>
            </w:del>
            <w:ins w:id="27" w:author="MAC LIATHAIN, CIAN" w:date="2021-01-31T22:56:00Z">
              <w:r w:rsidRPr="00F72408">
                <w:rPr>
                  <w:sz w:val="21"/>
                  <w:szCs w:val="21"/>
                  <w:lang w:val="en-US"/>
                </w:rPr>
                <w:t>learning is</w:t>
              </w:r>
            </w:ins>
            <w:r w:rsidRPr="00F72408">
              <w:rPr>
                <w:sz w:val="21"/>
                <w:szCs w:val="21"/>
                <w:lang w:val="en-US"/>
              </w:rPr>
              <w:t xml:space="preserve"> happening. Assessed before, during, and after the intervention. </w:t>
            </w:r>
          </w:p>
          <w:p w14:paraId="7598DD18"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r>
      <w:tr w:rsidR="00F72408" w:rsidRPr="00F72408" w14:paraId="753026F7" w14:textId="77777777" w:rsidTr="004776E3">
        <w:trPr>
          <w:trHeight w:val="1334"/>
        </w:trPr>
        <w:tc>
          <w:tcPr>
            <w:tcW w:w="1427" w:type="dxa"/>
          </w:tcPr>
          <w:p w14:paraId="7A158B21" w14:textId="5B764844"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Mode of Inquiry</w:t>
            </w:r>
          </w:p>
        </w:tc>
        <w:tc>
          <w:tcPr>
            <w:tcW w:w="1834" w:type="dxa"/>
          </w:tcPr>
          <w:p w14:paraId="278777B6" w14:textId="003C45BE" w:rsidR="002421E2" w:rsidRPr="00F72408" w:rsidRDefault="004A5D57"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i/>
                <w:iCs/>
                <w:sz w:val="21"/>
                <w:szCs w:val="21"/>
                <w:lang w:val="en-US"/>
              </w:rPr>
              <w:t>Plickers</w:t>
            </w:r>
            <w:r w:rsidRPr="00F72408">
              <w:rPr>
                <w:sz w:val="21"/>
                <w:szCs w:val="21"/>
                <w:lang w:val="en-US"/>
              </w:rPr>
              <w:t xml:space="preserve"> classroom response system</w:t>
            </w:r>
          </w:p>
        </w:tc>
        <w:tc>
          <w:tcPr>
            <w:tcW w:w="1985" w:type="dxa"/>
          </w:tcPr>
          <w:p w14:paraId="488A33EA" w14:textId="77777777" w:rsidR="004A5D57" w:rsidRPr="00F72408" w:rsidRDefault="004A5D57" w:rsidP="004A5D57">
            <w:pPr>
              <w:pStyle w:val="Body"/>
              <w:spacing w:after="0" w:line="240" w:lineRule="auto"/>
              <w:rPr>
                <w:sz w:val="21"/>
                <w:szCs w:val="21"/>
                <w:lang w:val="en-IE"/>
              </w:rPr>
            </w:pPr>
            <w:r w:rsidRPr="00F72408">
              <w:rPr>
                <w:sz w:val="21"/>
                <w:szCs w:val="21"/>
                <w:lang w:val="en-US"/>
              </w:rPr>
              <w:t xml:space="preserve">Observation </w:t>
            </w:r>
          </w:p>
          <w:p w14:paraId="13084B60"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c>
          <w:tcPr>
            <w:tcW w:w="1843" w:type="dxa"/>
          </w:tcPr>
          <w:p w14:paraId="1F0A9F92" w14:textId="77777777" w:rsidR="004A5D57" w:rsidRPr="00F72408" w:rsidRDefault="004A5D57" w:rsidP="004A5D57">
            <w:pPr>
              <w:pStyle w:val="Body"/>
              <w:spacing w:after="0" w:line="240" w:lineRule="auto"/>
              <w:rPr>
                <w:sz w:val="21"/>
                <w:szCs w:val="21"/>
                <w:lang w:val="en-US"/>
              </w:rPr>
            </w:pPr>
            <w:r w:rsidRPr="00F72408">
              <w:rPr>
                <w:sz w:val="21"/>
                <w:szCs w:val="21"/>
                <w:lang w:val="en-US"/>
              </w:rPr>
              <w:t>Reflective Journal</w:t>
            </w:r>
          </w:p>
          <w:p w14:paraId="40405593"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c>
          <w:tcPr>
            <w:tcW w:w="1696" w:type="dxa"/>
          </w:tcPr>
          <w:p w14:paraId="7F1FCEFA" w14:textId="721CE0B5" w:rsidR="002421E2" w:rsidRPr="00F72408" w:rsidRDefault="004A5D57"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sidRPr="00F72408">
              <w:rPr>
                <w:sz w:val="21"/>
                <w:szCs w:val="21"/>
                <w:lang w:val="en-US"/>
              </w:rPr>
              <w:t>Student quiz, artifact</w:t>
            </w:r>
          </w:p>
        </w:tc>
        <w:tc>
          <w:tcPr>
            <w:tcW w:w="1706" w:type="dxa"/>
          </w:tcPr>
          <w:p w14:paraId="7C2E4C28" w14:textId="7230167D" w:rsidR="004A5D57" w:rsidRPr="00F72408" w:rsidRDefault="004A5D57" w:rsidP="004A5D57">
            <w:pPr>
              <w:pStyle w:val="Body"/>
              <w:spacing w:after="0" w:line="240" w:lineRule="auto"/>
              <w:rPr>
                <w:sz w:val="21"/>
                <w:szCs w:val="21"/>
                <w:lang w:val="en-US"/>
              </w:rPr>
            </w:pPr>
            <w:r w:rsidRPr="00F72408">
              <w:rPr>
                <w:sz w:val="21"/>
                <w:szCs w:val="21"/>
                <w:lang w:val="en-US"/>
              </w:rPr>
              <w:t xml:space="preserve">Likert scales and open-ended questions </w:t>
            </w:r>
          </w:p>
          <w:p w14:paraId="02544037" w14:textId="77777777" w:rsidR="002421E2" w:rsidRPr="00F72408" w:rsidRDefault="002421E2"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p>
        </w:tc>
      </w:tr>
      <w:tr w:rsidR="00F72408" w:rsidRPr="00F72408" w14:paraId="5C1D4507" w14:textId="77777777" w:rsidTr="004776E3">
        <w:trPr>
          <w:trHeight w:val="436"/>
        </w:trPr>
        <w:tc>
          <w:tcPr>
            <w:tcW w:w="1427" w:type="dxa"/>
          </w:tcPr>
          <w:p w14:paraId="5353B948" w14:textId="34DD10FC" w:rsidR="002421E2" w:rsidRPr="004776E3"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b/>
                <w:bCs/>
                <w:sz w:val="21"/>
                <w:szCs w:val="21"/>
                <w:lang w:val="en-IE"/>
              </w:rPr>
            </w:pPr>
            <w:r w:rsidRPr="004776E3">
              <w:rPr>
                <w:b/>
                <w:bCs/>
                <w:sz w:val="21"/>
                <w:szCs w:val="21"/>
                <w:lang w:val="en-IE"/>
              </w:rPr>
              <w:t>Perspective</w:t>
            </w:r>
          </w:p>
        </w:tc>
        <w:tc>
          <w:tcPr>
            <w:tcW w:w="1834" w:type="dxa"/>
          </w:tcPr>
          <w:p w14:paraId="4DF7F11F" w14:textId="4D8AB1B0" w:rsidR="002421E2" w:rsidRPr="00F72408"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Pr>
                <w:sz w:val="21"/>
                <w:szCs w:val="21"/>
                <w:lang w:val="en-IE"/>
              </w:rPr>
              <w:t>Pragmatist</w:t>
            </w:r>
          </w:p>
        </w:tc>
        <w:tc>
          <w:tcPr>
            <w:tcW w:w="1985" w:type="dxa"/>
          </w:tcPr>
          <w:p w14:paraId="3BEA16AB" w14:textId="0C376043" w:rsidR="002421E2" w:rsidRPr="00F72408"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Pr>
                <w:sz w:val="21"/>
                <w:szCs w:val="21"/>
                <w:lang w:val="en-IE"/>
              </w:rPr>
              <w:t>Pragmatist</w:t>
            </w:r>
          </w:p>
        </w:tc>
        <w:tc>
          <w:tcPr>
            <w:tcW w:w="1843" w:type="dxa"/>
          </w:tcPr>
          <w:p w14:paraId="1E7460E2" w14:textId="43748EFB" w:rsidR="002421E2" w:rsidRPr="00F72408"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Pr>
                <w:sz w:val="21"/>
                <w:szCs w:val="21"/>
                <w:lang w:val="en-IE"/>
              </w:rPr>
              <w:t>Pragmatist</w:t>
            </w:r>
          </w:p>
        </w:tc>
        <w:tc>
          <w:tcPr>
            <w:tcW w:w="1696" w:type="dxa"/>
          </w:tcPr>
          <w:p w14:paraId="71B591DE" w14:textId="699E0634" w:rsidR="002421E2" w:rsidRPr="00F72408"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Pr>
                <w:sz w:val="21"/>
                <w:szCs w:val="21"/>
                <w:lang w:val="en-IE"/>
              </w:rPr>
              <w:t>Pragmatist</w:t>
            </w:r>
          </w:p>
        </w:tc>
        <w:tc>
          <w:tcPr>
            <w:tcW w:w="1706" w:type="dxa"/>
          </w:tcPr>
          <w:p w14:paraId="5DA9F4B2" w14:textId="6E60DC9E" w:rsidR="002421E2" w:rsidRPr="00F72408" w:rsidRDefault="004776E3" w:rsidP="002421E2">
            <w:pPr>
              <w:pStyle w:val="Body"/>
              <w:pBdr>
                <w:top w:val="none" w:sz="0" w:space="0" w:color="auto"/>
                <w:left w:val="none" w:sz="0" w:space="0" w:color="auto"/>
                <w:bottom w:val="none" w:sz="0" w:space="0" w:color="auto"/>
                <w:right w:val="none" w:sz="0" w:space="0" w:color="auto"/>
                <w:between w:val="none" w:sz="0" w:space="0" w:color="auto"/>
                <w:bar w:val="none" w:sz="0" w:color="auto"/>
              </w:pBdr>
              <w:rPr>
                <w:sz w:val="21"/>
                <w:szCs w:val="21"/>
                <w:lang w:val="en-IE"/>
              </w:rPr>
            </w:pPr>
            <w:r>
              <w:rPr>
                <w:sz w:val="21"/>
                <w:szCs w:val="21"/>
                <w:lang w:val="en-IE"/>
              </w:rPr>
              <w:t>Pragmatist</w:t>
            </w:r>
          </w:p>
        </w:tc>
      </w:tr>
    </w:tbl>
    <w:p w14:paraId="1BC210C8" w14:textId="77777777" w:rsidR="002421E2" w:rsidRDefault="002421E2" w:rsidP="002421E2">
      <w:pPr>
        <w:pStyle w:val="Body"/>
        <w:rPr>
          <w:sz w:val="24"/>
          <w:szCs w:val="24"/>
          <w:lang w:val="en-IE"/>
        </w:rPr>
      </w:pPr>
    </w:p>
    <w:p w14:paraId="287DE894" w14:textId="77777777" w:rsidR="002421E2" w:rsidRDefault="002421E2" w:rsidP="002421E2">
      <w:pPr>
        <w:pStyle w:val="Body"/>
        <w:rPr>
          <w:sz w:val="24"/>
          <w:szCs w:val="24"/>
          <w:lang w:val="en-IE"/>
        </w:rPr>
      </w:pPr>
    </w:p>
    <w:p w14:paraId="1CC54E39" w14:textId="4FD798E8" w:rsidR="00995C6F" w:rsidRDefault="00995C6F">
      <w:pPr>
        <w:suppressAutoHyphens w:val="0"/>
        <w:autoSpaceDN/>
        <w:textAlignment w:val="auto"/>
        <w:rPr>
          <w:rFonts w:cs="Calibri"/>
          <w:color w:val="000000"/>
          <w:sz w:val="24"/>
          <w:szCs w:val="24"/>
          <w:u w:color="000000"/>
          <w:bdr w:val="nil"/>
          <w:lang w:val="en-IE" w:eastAsia="en-IE"/>
        </w:rPr>
      </w:pPr>
      <w:r>
        <w:rPr>
          <w:sz w:val="24"/>
          <w:szCs w:val="24"/>
          <w:lang w:val="en-IE"/>
        </w:rPr>
        <w:br w:type="page"/>
      </w:r>
    </w:p>
    <w:p w14:paraId="1D11D7FF" w14:textId="0DAE9F03" w:rsidR="002421E2" w:rsidRDefault="00995C6F" w:rsidP="002421E2">
      <w:pPr>
        <w:pStyle w:val="Body"/>
        <w:rPr>
          <w:b/>
          <w:bCs/>
          <w:sz w:val="24"/>
          <w:szCs w:val="24"/>
          <w:lang w:val="en-IE"/>
        </w:rPr>
      </w:pPr>
      <w:r>
        <w:rPr>
          <w:b/>
          <w:bCs/>
          <w:sz w:val="24"/>
          <w:szCs w:val="24"/>
          <w:lang w:val="en-IE"/>
        </w:rPr>
        <w:lastRenderedPageBreak/>
        <w:t>Findings</w:t>
      </w:r>
    </w:p>
    <w:p w14:paraId="0E684361" w14:textId="7656FC01" w:rsidR="00ED0CF2" w:rsidRDefault="008C737A" w:rsidP="00ED0CF2">
      <w:pPr>
        <w:pStyle w:val="Body"/>
        <w:rPr>
          <w:sz w:val="24"/>
          <w:szCs w:val="24"/>
          <w:u w:val="single"/>
          <w:lang w:val="en-IE"/>
        </w:rPr>
      </w:pPr>
      <w:r>
        <w:rPr>
          <w:sz w:val="24"/>
          <w:szCs w:val="24"/>
          <w:u w:val="single"/>
          <w:lang w:val="en-IE"/>
        </w:rPr>
        <w:t>Reflective Journal</w:t>
      </w:r>
      <w:r w:rsidR="00453012">
        <w:rPr>
          <w:sz w:val="24"/>
          <w:szCs w:val="24"/>
          <w:u w:val="single"/>
          <w:lang w:val="en-IE"/>
        </w:rPr>
        <w:t xml:space="preserve"> and Observation</w:t>
      </w:r>
    </w:p>
    <w:p w14:paraId="01987115" w14:textId="11ABB2CC" w:rsidR="000324FE" w:rsidRDefault="00ED0CF2" w:rsidP="00ED0CF2">
      <w:r>
        <w:t>A reflective jou</w:t>
      </w:r>
      <w:r w:rsidR="00D2479A">
        <w:t xml:space="preserve">rnal was kept throughout the duration of this action research project and </w:t>
      </w:r>
      <w:r w:rsidR="0061165E">
        <w:t xml:space="preserve">was analysed after each </w:t>
      </w:r>
      <w:r w:rsidR="00A7148D">
        <w:t xml:space="preserve">maths topic </w:t>
      </w:r>
      <w:r w:rsidR="0061165E">
        <w:t>to inform</w:t>
      </w:r>
      <w:r w:rsidR="00A7148D">
        <w:t xml:space="preserve"> successive iterations of the classroom response system.</w:t>
      </w:r>
      <w:r w:rsidR="005A3E6A">
        <w:t xml:space="preserve"> </w:t>
      </w:r>
      <w:r w:rsidR="00671E3F">
        <w:t>Brookfield (2017) suggests</w:t>
      </w:r>
      <w:r w:rsidR="00A13A27">
        <w:t xml:space="preserve"> </w:t>
      </w:r>
      <w:r w:rsidR="00EB0446">
        <w:t>the examination of practice through different perspectives</w:t>
      </w:r>
      <w:r w:rsidR="00A13A27">
        <w:t xml:space="preserve"> </w:t>
      </w:r>
      <w:r w:rsidR="00EB0446">
        <w:t xml:space="preserve">as a means of </w:t>
      </w:r>
      <w:r w:rsidR="000324FE">
        <w:t xml:space="preserve">promoting critical reflection, and </w:t>
      </w:r>
      <w:r w:rsidR="00DD2137">
        <w:t>this</w:t>
      </w:r>
      <w:r w:rsidR="000324FE">
        <w:t xml:space="preserve"> reflective journal was organised using my own autobiographical lens, the lens of the student participants, the lens</w:t>
      </w:r>
      <w:r w:rsidR="00DD2137">
        <w:t xml:space="preserve"> of my co-operating teacher and placement school, and the lens of educational literature.</w:t>
      </w:r>
    </w:p>
    <w:p w14:paraId="02F706F7" w14:textId="59D2F6D0" w:rsidR="00DD2137" w:rsidRDefault="00DD2137" w:rsidP="00ED0CF2"/>
    <w:p w14:paraId="0D53758A" w14:textId="77777777" w:rsidR="00DD2137" w:rsidRDefault="00DD2137" w:rsidP="00ED0CF2"/>
    <w:p w14:paraId="647FB2FB" w14:textId="77777777" w:rsidR="000324FE" w:rsidRDefault="000324FE" w:rsidP="00ED0CF2"/>
    <w:p w14:paraId="4E175746" w14:textId="23E85EA7" w:rsidR="00A7148D" w:rsidRDefault="00A7148D" w:rsidP="00ED0CF2"/>
    <w:p w14:paraId="248401F0" w14:textId="6B5C25B4" w:rsidR="005A3E6A" w:rsidRDefault="005A3E6A" w:rsidP="00ED0CF2">
      <w:r>
        <w:t>As I began the reflection process,</w:t>
      </w:r>
    </w:p>
    <w:p w14:paraId="5F6BAE4B" w14:textId="77777777" w:rsidR="00A7148D" w:rsidRDefault="00A7148D" w:rsidP="00ED0CF2"/>
    <w:p w14:paraId="7B56A068" w14:textId="4EA48173" w:rsidR="00ED0CF2" w:rsidRDefault="00ED0CF2" w:rsidP="00ED0CF2">
      <w:r>
        <w:t xml:space="preserve">My reflective journal in the beginning of this placement was comprised of nearly all descriptive and </w:t>
      </w:r>
    </w:p>
    <w:p w14:paraId="5E9F8D3D" w14:textId="77777777" w:rsidR="00ED0CF2" w:rsidRDefault="00ED0CF2" w:rsidP="00ED0CF2"/>
    <w:p w14:paraId="61A46774" w14:textId="4554BB3B" w:rsidR="00ED0CF2" w:rsidRDefault="00ED0CF2" w:rsidP="00ED0CF2">
      <w:r>
        <w:t xml:space="preserve">ws overshadowed by the pandemic </w:t>
      </w:r>
      <w:r>
        <w:t>and this action research project felt like an extracurricular activity that</w:t>
      </w:r>
      <w:r>
        <w:t>This made me</w:t>
      </w:r>
    </w:p>
    <w:p w14:paraId="020E9858" w14:textId="77777777" w:rsidR="00ED0CF2" w:rsidRPr="00ED0CF2" w:rsidRDefault="00ED0CF2" w:rsidP="00ED0CF2">
      <w:pPr>
        <w:pStyle w:val="Body"/>
        <w:rPr>
          <w:sz w:val="24"/>
          <w:szCs w:val="24"/>
          <w:u w:val="single"/>
          <w:lang w:val="en-IE"/>
        </w:rPr>
      </w:pPr>
    </w:p>
    <w:p w14:paraId="4AF3A891" w14:textId="77777777" w:rsidR="00A7148D" w:rsidRDefault="00A7148D" w:rsidP="00A7148D">
      <w:pPr>
        <w:rPr>
          <w:b/>
          <w:bCs/>
        </w:rPr>
      </w:pPr>
      <w:r>
        <w:rPr>
          <w:b/>
          <w:bCs/>
        </w:rPr>
        <w:t>Brookfield's lens:</w:t>
      </w:r>
    </w:p>
    <w:p w14:paraId="0096B1CC" w14:textId="77777777" w:rsidR="00A7148D" w:rsidRDefault="00A7148D" w:rsidP="00A7148D">
      <w:pPr>
        <w:rPr>
          <w:b/>
          <w:bCs/>
        </w:rPr>
      </w:pPr>
    </w:p>
    <w:p w14:paraId="302FA0E6" w14:textId="77777777" w:rsidR="00A7148D" w:rsidRDefault="00A7148D" w:rsidP="00A7148D">
      <w:pPr>
        <w:rPr>
          <w:b/>
          <w:bCs/>
        </w:rPr>
      </w:pPr>
      <w:r>
        <w:rPr>
          <w:b/>
          <w:bCs/>
        </w:rPr>
        <w:t>(i) our own autobiographies as learners</w:t>
      </w:r>
    </w:p>
    <w:p w14:paraId="2E3C5D77" w14:textId="77777777" w:rsidR="00A7148D" w:rsidRDefault="00A7148D" w:rsidP="00A7148D">
      <w:r>
        <w:t xml:space="preserve">Sense of not having enough time to prioritise the research project, improved after realigning my values </w:t>
      </w:r>
    </w:p>
    <w:p w14:paraId="5CDA6F44" w14:textId="77777777" w:rsidR="00A7148D" w:rsidRPr="00CC4FBC" w:rsidRDefault="00A7148D" w:rsidP="00A7148D">
      <w:r>
        <w:t>Disappointment in class size in terms of generalisability of research - but is it better for students to have 30 in a class?</w:t>
      </w:r>
    </w:p>
    <w:p w14:paraId="42EB5B68" w14:textId="77777777" w:rsidR="00A7148D" w:rsidRDefault="00A7148D" w:rsidP="00A7148D">
      <w:pPr>
        <w:rPr>
          <w:b/>
          <w:bCs/>
        </w:rPr>
      </w:pPr>
      <w:r>
        <w:rPr>
          <w:b/>
          <w:bCs/>
        </w:rPr>
        <w:t>(ii) the lens of the students' eyes</w:t>
      </w:r>
    </w:p>
    <w:p w14:paraId="5A1E82E4" w14:textId="77777777" w:rsidR="00A7148D" w:rsidRPr="00CC4FBC" w:rsidRDefault="00A7148D" w:rsidP="00A7148D">
      <w:r>
        <w:t xml:space="preserve">Dismissing their earlier comments and blaming the students / putting the onus on them for their behaviour to change without </w:t>
      </w:r>
    </w:p>
    <w:p w14:paraId="5F90440F" w14:textId="77777777" w:rsidR="00A7148D" w:rsidRDefault="00A7148D" w:rsidP="00A7148D">
      <w:pPr>
        <w:rPr>
          <w:b/>
          <w:bCs/>
        </w:rPr>
      </w:pPr>
      <w:r>
        <w:rPr>
          <w:b/>
          <w:bCs/>
        </w:rPr>
        <w:t>(iii) the lens of colleague’s perceptions</w:t>
      </w:r>
    </w:p>
    <w:p w14:paraId="45AD40A0" w14:textId="46F6FB5D" w:rsidR="00ED0CF2" w:rsidRDefault="00ED0CF2" w:rsidP="00453012"/>
    <w:p w14:paraId="0C15FF39" w14:textId="42ECD86B" w:rsidR="00A7148D" w:rsidRDefault="00A7148D" w:rsidP="00453012"/>
    <w:p w14:paraId="133748E1" w14:textId="77777777" w:rsidR="00A7148D" w:rsidRDefault="00A7148D" w:rsidP="00453012"/>
    <w:p w14:paraId="5C7E7911" w14:textId="77777777" w:rsidR="00453012" w:rsidRDefault="00453012" w:rsidP="00453012"/>
    <w:p w14:paraId="7AF76760" w14:textId="77777777" w:rsidR="00453012" w:rsidRDefault="00453012" w:rsidP="00453012">
      <w:r>
        <w:t>Keeping a reflective journal throughout this action research project has helped me identify and make sense of changes in my outlook and teaching identity.</w:t>
      </w:r>
    </w:p>
    <w:p w14:paraId="509BB402" w14:textId="77777777" w:rsidR="00453012" w:rsidRDefault="00453012" w:rsidP="00453012"/>
    <w:p w14:paraId="0055811C" w14:textId="77777777" w:rsidR="00453012" w:rsidRDefault="00453012" w:rsidP="00453012">
      <w:r>
        <w:t xml:space="preserve">Resistance/hesitation to carrying out project in COVID environment + traditionalist classroom. </w:t>
      </w:r>
    </w:p>
    <w:p w14:paraId="6B46C6B1" w14:textId="77777777" w:rsidR="00453012" w:rsidRDefault="00453012" w:rsidP="00453012"/>
    <w:p w14:paraId="154164FF" w14:textId="77777777" w:rsidR="00453012" w:rsidRDefault="00453012" w:rsidP="00453012">
      <w:r>
        <w:t>After the first iteration, my reflective journal grew more critical rather than descriptive.</w:t>
      </w:r>
    </w:p>
    <w:p w14:paraId="08CC53B2" w14:textId="77777777" w:rsidR="00453012" w:rsidRDefault="00453012" w:rsidP="00453012">
      <w:r>
        <w:t>I identified key themes that I began to track throughout the research project:</w:t>
      </w:r>
    </w:p>
    <w:p w14:paraId="21B38AF7" w14:textId="77777777" w:rsidR="00453012" w:rsidRDefault="00453012" w:rsidP="00453012">
      <w:pPr>
        <w:autoSpaceDE w:val="0"/>
        <w:adjustRightInd w:val="0"/>
        <w:rPr>
          <w:rFonts w:ascii="AppleSystemUIFont" w:hAnsi="AppleSystemUIFont" w:cs="AppleSystemUIFont"/>
        </w:rPr>
      </w:pPr>
    </w:p>
    <w:p w14:paraId="7FE6DB27" w14:textId="77777777" w:rsidR="00453012" w:rsidRDefault="00453012" w:rsidP="00453012">
      <w:r>
        <w:rPr>
          <w:rFonts w:ascii="AppleSystemUIFont" w:hAnsi="AppleSystemUIFont" w:cs="AppleSystemUIFont"/>
        </w:rPr>
        <w:t>Pine, p.244 to 246 - Variables/ Themes</w:t>
      </w:r>
    </w:p>
    <w:p w14:paraId="56725490" w14:textId="77777777" w:rsidR="00453012" w:rsidRDefault="00453012" w:rsidP="00453012"/>
    <w:p w14:paraId="7B22F9A4" w14:textId="77777777" w:rsidR="00453012" w:rsidRDefault="00453012" w:rsidP="00453012">
      <w:r>
        <w:t>Trying to move the use of CRS to classes with better attendance - why not ask the students themselves and explain again my intentions and why I'd like them to try and make it to school?</w:t>
      </w:r>
    </w:p>
    <w:p w14:paraId="07D006E9" w14:textId="77777777" w:rsidR="00453012" w:rsidRDefault="00453012" w:rsidP="00453012"/>
    <w:p w14:paraId="52A5D5B6" w14:textId="77777777" w:rsidR="00453012" w:rsidRDefault="00453012" w:rsidP="00453012">
      <w:r>
        <w:t>"Reevalute goals"</w:t>
      </w:r>
    </w:p>
    <w:p w14:paraId="3F048261" w14:textId="77777777" w:rsidR="00453012" w:rsidRDefault="00453012" w:rsidP="00453012"/>
    <w:p w14:paraId="2B0AA638" w14:textId="77777777" w:rsidR="00453012" w:rsidRDefault="00453012" w:rsidP="00453012">
      <w:r>
        <w:t xml:space="preserve"> Perception of colleague's opinion vs discussion with them. Exhaustion, perceived value of research project, expectations vs reality and re-evaluation of values as a teacher</w:t>
      </w:r>
    </w:p>
    <w:p w14:paraId="52978A29" w14:textId="77777777" w:rsidR="00453012" w:rsidRDefault="00453012" w:rsidP="00453012"/>
    <w:p w14:paraId="1A9C1C3E" w14:textId="77777777" w:rsidR="00453012" w:rsidRDefault="00453012" w:rsidP="00453012">
      <w:r>
        <w:t xml:space="preserve">Sense of connection with students compared to other classes. </w:t>
      </w:r>
      <w:proofErr w:type="gramStart"/>
      <w:r>
        <w:t>Reflection-in-action,</w:t>
      </w:r>
      <w:proofErr w:type="gramEnd"/>
      <w:r>
        <w:t xml:space="preserve"> developed and improved a sense of when paorticular students might disengage from the lesson based on their previous responses using the CRS. Targeted questioning</w:t>
      </w:r>
    </w:p>
    <w:p w14:paraId="71F425BA" w14:textId="77777777" w:rsidR="00453012" w:rsidRDefault="00453012" w:rsidP="00453012">
      <w:pPr>
        <w:rPr>
          <w:b/>
          <w:bCs/>
        </w:rPr>
      </w:pPr>
    </w:p>
    <w:p w14:paraId="6865FC80" w14:textId="77777777" w:rsidR="00453012" w:rsidRPr="00CC4FBC" w:rsidRDefault="00453012" w:rsidP="00453012">
      <w:r>
        <w:t>Preconceptions, valuable advice about the engagement and communication of students</w:t>
      </w:r>
    </w:p>
    <w:p w14:paraId="2B949949" w14:textId="77777777" w:rsidR="00453012" w:rsidRDefault="00453012" w:rsidP="00453012">
      <w:pPr>
        <w:rPr>
          <w:b/>
          <w:bCs/>
        </w:rPr>
      </w:pPr>
    </w:p>
    <w:p w14:paraId="7EC956BD" w14:textId="77777777" w:rsidR="00453012" w:rsidRDefault="00453012" w:rsidP="00453012">
      <w:pPr>
        <w:rPr>
          <w:b/>
          <w:bCs/>
        </w:rPr>
      </w:pPr>
      <w:r>
        <w:rPr>
          <w:b/>
          <w:bCs/>
        </w:rPr>
        <w:t>(iv) the lens of educational literature to dissect our practice</w:t>
      </w:r>
    </w:p>
    <w:p w14:paraId="0D118CF8" w14:textId="77777777" w:rsidR="00453012" w:rsidRPr="00CC4FBC" w:rsidRDefault="00453012" w:rsidP="00453012">
      <w:r>
        <w:t>Burns? Fixed/growth mindset, reality of state examinations</w:t>
      </w:r>
    </w:p>
    <w:p w14:paraId="7559C6C1" w14:textId="77777777" w:rsidR="00453012" w:rsidRDefault="00453012" w:rsidP="00453012">
      <w:r>
        <w:t>Value of surveys</w:t>
      </w:r>
    </w:p>
    <w:p w14:paraId="102AD0F4" w14:textId="77777777" w:rsidR="00453012" w:rsidRDefault="00453012" w:rsidP="00453012"/>
    <w:p w14:paraId="398B8D07" w14:textId="1329AB82" w:rsidR="008C737A" w:rsidRDefault="00453012" w:rsidP="00453012">
      <w:r>
        <w:t>Importance of structure to the actiin research process</w:t>
      </w:r>
    </w:p>
    <w:p w14:paraId="40A54DED" w14:textId="20AB63AD" w:rsidR="00453012" w:rsidRDefault="00453012" w:rsidP="00453012"/>
    <w:p w14:paraId="6A1BB0DF" w14:textId="77777777" w:rsidR="00453012" w:rsidRPr="00453012" w:rsidRDefault="00453012" w:rsidP="00453012"/>
    <w:p w14:paraId="64F1870F" w14:textId="57D5261F" w:rsidR="008C737A" w:rsidRDefault="008C737A" w:rsidP="002421E2">
      <w:pPr>
        <w:pStyle w:val="Body"/>
        <w:rPr>
          <w:sz w:val="24"/>
          <w:szCs w:val="24"/>
          <w:u w:val="single"/>
          <w:lang w:val="en-IE"/>
        </w:rPr>
      </w:pPr>
      <w:r>
        <w:rPr>
          <w:sz w:val="24"/>
          <w:szCs w:val="24"/>
          <w:u w:val="single"/>
          <w:lang w:val="en-IE"/>
        </w:rPr>
        <w:t>Plickers</w:t>
      </w:r>
    </w:p>
    <w:p w14:paraId="27244E3A" w14:textId="36D9D9A4" w:rsidR="00453012" w:rsidRDefault="00453012" w:rsidP="002421E2">
      <w:pPr>
        <w:pStyle w:val="Body"/>
        <w:rPr>
          <w:sz w:val="24"/>
          <w:szCs w:val="24"/>
          <w:u w:val="single"/>
          <w:lang w:val="en-IE"/>
        </w:rPr>
      </w:pPr>
    </w:p>
    <w:p w14:paraId="541B096C" w14:textId="77777777" w:rsidR="00453012" w:rsidRDefault="00453012" w:rsidP="00453012">
      <w:r>
        <w:t>Individual student reports</w:t>
      </w:r>
    </w:p>
    <w:p w14:paraId="2C45447C" w14:textId="77777777" w:rsidR="00453012" w:rsidRDefault="00453012" w:rsidP="00453012">
      <w:r>
        <w:t>Scoresheets</w:t>
      </w:r>
    </w:p>
    <w:p w14:paraId="78611120" w14:textId="77777777" w:rsidR="00453012" w:rsidRDefault="00453012" w:rsidP="00453012">
      <w:r>
        <w:t>Using gifs</w:t>
      </w:r>
    </w:p>
    <w:p w14:paraId="3EDAEECA" w14:textId="77777777" w:rsidR="00453012" w:rsidRDefault="00453012" w:rsidP="00453012">
      <w:r>
        <w:t>Informed by observation and reflective journal</w:t>
      </w:r>
    </w:p>
    <w:p w14:paraId="70078017" w14:textId="77777777" w:rsidR="00453012" w:rsidRDefault="00453012" w:rsidP="00453012">
      <w:r>
        <w:t>Firefox addon</w:t>
      </w:r>
    </w:p>
    <w:p w14:paraId="5E7F48DC" w14:textId="77777777" w:rsidR="00453012" w:rsidRDefault="00453012" w:rsidP="002421E2">
      <w:pPr>
        <w:pStyle w:val="Body"/>
        <w:rPr>
          <w:sz w:val="24"/>
          <w:szCs w:val="24"/>
          <w:u w:val="single"/>
          <w:lang w:val="en-IE"/>
        </w:rPr>
      </w:pPr>
    </w:p>
    <w:p w14:paraId="7C7CCC09" w14:textId="5AAC6716" w:rsidR="008E69A0" w:rsidRDefault="008E69A0" w:rsidP="002421E2">
      <w:pPr>
        <w:pStyle w:val="Body"/>
        <w:rPr>
          <w:sz w:val="24"/>
          <w:szCs w:val="24"/>
          <w:u w:val="single"/>
          <w:lang w:val="en-IE"/>
        </w:rPr>
      </w:pPr>
    </w:p>
    <w:p w14:paraId="22FB8D89" w14:textId="435D50B9" w:rsidR="00453012" w:rsidRDefault="00453012">
      <w:pPr>
        <w:suppressAutoHyphens w:val="0"/>
        <w:autoSpaceDN/>
        <w:textAlignment w:val="auto"/>
        <w:rPr>
          <w:rFonts w:cs="Calibri"/>
          <w:color w:val="000000"/>
          <w:sz w:val="24"/>
          <w:szCs w:val="24"/>
          <w:u w:val="single" w:color="000000"/>
          <w:bdr w:val="nil"/>
          <w:lang w:val="en-IE" w:eastAsia="en-IE"/>
        </w:rPr>
      </w:pPr>
      <w:r>
        <w:rPr>
          <w:sz w:val="24"/>
          <w:szCs w:val="24"/>
          <w:u w:val="single"/>
          <w:lang w:val="en-IE"/>
        </w:rPr>
        <w:br w:type="page"/>
      </w:r>
    </w:p>
    <w:p w14:paraId="6DEEB0C1" w14:textId="77777777" w:rsidR="008E69A0" w:rsidRDefault="008E69A0" w:rsidP="002421E2">
      <w:pPr>
        <w:pStyle w:val="Body"/>
        <w:rPr>
          <w:sz w:val="24"/>
          <w:szCs w:val="24"/>
          <w:u w:val="single"/>
          <w:lang w:val="en-IE"/>
        </w:rPr>
      </w:pPr>
    </w:p>
    <w:p w14:paraId="00C7575F" w14:textId="308C7D81" w:rsidR="00E92B15" w:rsidRDefault="008E69A0" w:rsidP="002421E2">
      <w:pPr>
        <w:pStyle w:val="Body"/>
        <w:rPr>
          <w:sz w:val="24"/>
          <w:szCs w:val="24"/>
          <w:u w:val="single"/>
          <w:lang w:val="en-IE"/>
        </w:rPr>
      </w:pPr>
      <w:r>
        <w:rPr>
          <w:sz w:val="24"/>
          <w:szCs w:val="24"/>
          <w:u w:val="single"/>
          <w:lang w:val="en-IE"/>
        </w:rPr>
        <w:t>Likert Scales</w:t>
      </w:r>
    </w:p>
    <w:p w14:paraId="18B78379" w14:textId="6781BE60" w:rsidR="00731A30" w:rsidRPr="00731A30" w:rsidRDefault="00731A30" w:rsidP="002421E2">
      <w:pPr>
        <w:pStyle w:val="Body"/>
        <w:rPr>
          <w:sz w:val="24"/>
          <w:szCs w:val="24"/>
          <w:lang w:val="en-IE"/>
        </w:rPr>
      </w:pPr>
      <w:r>
        <w:rPr>
          <w:sz w:val="24"/>
          <w:szCs w:val="24"/>
          <w:lang w:val="en-IE"/>
        </w:rPr>
        <w:t>Topic 1: Statistics</w:t>
      </w:r>
    </w:p>
    <w:p w14:paraId="262DC6D3" w14:textId="0487FB88" w:rsidR="00E92B15" w:rsidRDefault="00731A30" w:rsidP="002421E2">
      <w:pPr>
        <w:pStyle w:val="Body"/>
        <w:rPr>
          <w:sz w:val="24"/>
          <w:szCs w:val="24"/>
          <w:u w:val="single"/>
          <w:lang w:val="en-IE"/>
        </w:rPr>
      </w:pPr>
      <w:r w:rsidRPr="001B7CC4">
        <w:rPr>
          <w:noProof/>
          <w:sz w:val="24"/>
          <w:szCs w:val="24"/>
          <w:lang w:val="en-IE"/>
        </w:rPr>
        <w:drawing>
          <wp:inline distT="0" distB="0" distL="0" distR="0" wp14:anchorId="2F4747C7" wp14:editId="46E9FC6B">
            <wp:extent cx="5722374" cy="5823655"/>
            <wp:effectExtent l="0" t="0" r="5715" b="5715"/>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0282" cy="5831702"/>
                    </a:xfrm>
                    <a:prstGeom prst="rect">
                      <a:avLst/>
                    </a:prstGeom>
                  </pic:spPr>
                </pic:pic>
              </a:graphicData>
            </a:graphic>
          </wp:inline>
        </w:drawing>
      </w:r>
    </w:p>
    <w:p w14:paraId="6FC93797" w14:textId="77777777" w:rsidR="00731A30" w:rsidRDefault="00731A30" w:rsidP="002421E2">
      <w:pPr>
        <w:pStyle w:val="Body"/>
        <w:rPr>
          <w:sz w:val="24"/>
          <w:szCs w:val="24"/>
          <w:u w:val="single"/>
          <w:lang w:val="en-IE"/>
        </w:rPr>
      </w:pPr>
    </w:p>
    <w:p w14:paraId="0FA96A51" w14:textId="78FFDD5D" w:rsidR="00E92B15" w:rsidRDefault="00E92B15" w:rsidP="002421E2">
      <w:pPr>
        <w:pStyle w:val="Body"/>
        <w:rPr>
          <w:sz w:val="24"/>
          <w:szCs w:val="24"/>
          <w:u w:val="single"/>
          <w:lang w:val="en-IE"/>
        </w:rPr>
      </w:pPr>
    </w:p>
    <w:p w14:paraId="0ADC1F5E" w14:textId="39ABFFE3" w:rsidR="00453012" w:rsidRDefault="00453012" w:rsidP="002421E2">
      <w:pPr>
        <w:pStyle w:val="Body"/>
        <w:rPr>
          <w:sz w:val="24"/>
          <w:szCs w:val="24"/>
          <w:u w:val="single"/>
          <w:lang w:val="en-IE"/>
        </w:rPr>
      </w:pPr>
    </w:p>
    <w:p w14:paraId="058871E4" w14:textId="19856E57" w:rsidR="00453012" w:rsidRDefault="00453012" w:rsidP="002421E2">
      <w:pPr>
        <w:pStyle w:val="Body"/>
        <w:rPr>
          <w:sz w:val="24"/>
          <w:szCs w:val="24"/>
          <w:u w:val="single"/>
          <w:lang w:val="en-IE"/>
        </w:rPr>
      </w:pPr>
    </w:p>
    <w:p w14:paraId="2EE6AE70" w14:textId="77777777" w:rsidR="00453012" w:rsidRDefault="00453012" w:rsidP="002421E2">
      <w:pPr>
        <w:pStyle w:val="Body"/>
        <w:rPr>
          <w:sz w:val="24"/>
          <w:szCs w:val="24"/>
          <w:u w:val="single"/>
          <w:lang w:val="en-IE"/>
        </w:rPr>
      </w:pPr>
    </w:p>
    <w:p w14:paraId="32B35422" w14:textId="5C79B034" w:rsidR="00731A30" w:rsidRDefault="00731A30" w:rsidP="002421E2">
      <w:pPr>
        <w:pStyle w:val="Body"/>
        <w:rPr>
          <w:sz w:val="24"/>
          <w:szCs w:val="24"/>
          <w:u w:val="single"/>
          <w:lang w:val="en-IE"/>
        </w:rPr>
      </w:pPr>
      <w:r>
        <w:rPr>
          <w:noProof/>
          <w:sz w:val="24"/>
          <w:szCs w:val="24"/>
          <w:lang w:val="en-IE"/>
        </w:rPr>
        <w:lastRenderedPageBreak/>
        <w:t>Topic 2: Algebra</w:t>
      </w:r>
    </w:p>
    <w:p w14:paraId="7A840566" w14:textId="55524BA1" w:rsidR="00731A30" w:rsidRDefault="00731A30" w:rsidP="002421E2">
      <w:pPr>
        <w:pStyle w:val="Body"/>
        <w:rPr>
          <w:sz w:val="24"/>
          <w:szCs w:val="24"/>
          <w:u w:val="single"/>
          <w:lang w:val="en-IE"/>
        </w:rPr>
      </w:pPr>
      <w:r w:rsidRPr="001B7CC4">
        <w:rPr>
          <w:noProof/>
          <w:sz w:val="24"/>
          <w:szCs w:val="24"/>
          <w:lang w:val="en-IE"/>
        </w:rPr>
        <w:drawing>
          <wp:inline distT="0" distB="0" distL="0" distR="0" wp14:anchorId="170CF050" wp14:editId="6662A554">
            <wp:extent cx="5827690" cy="5930835"/>
            <wp:effectExtent l="0" t="0" r="1905" b="635"/>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840464" cy="5943835"/>
                    </a:xfrm>
                    <a:prstGeom prst="rect">
                      <a:avLst/>
                    </a:prstGeom>
                  </pic:spPr>
                </pic:pic>
              </a:graphicData>
            </a:graphic>
          </wp:inline>
        </w:drawing>
      </w:r>
    </w:p>
    <w:p w14:paraId="4BCB0424" w14:textId="77777777" w:rsidR="00453012" w:rsidRDefault="00453012">
      <w:pPr>
        <w:suppressAutoHyphens w:val="0"/>
        <w:autoSpaceDN/>
        <w:textAlignment w:val="auto"/>
        <w:rPr>
          <w:rFonts w:cs="Calibri"/>
          <w:color w:val="000000"/>
          <w:sz w:val="24"/>
          <w:szCs w:val="24"/>
          <w:u w:color="000000"/>
          <w:bdr w:val="nil"/>
          <w:lang w:val="en-IE" w:eastAsia="en-IE"/>
        </w:rPr>
      </w:pPr>
      <w:r>
        <w:rPr>
          <w:sz w:val="24"/>
          <w:szCs w:val="24"/>
          <w:lang w:val="en-IE"/>
        </w:rPr>
        <w:br w:type="page"/>
      </w:r>
    </w:p>
    <w:p w14:paraId="512C422B" w14:textId="62BEC651" w:rsidR="00731A30" w:rsidRPr="00731A30" w:rsidRDefault="00731A30" w:rsidP="002421E2">
      <w:pPr>
        <w:pStyle w:val="Body"/>
        <w:rPr>
          <w:sz w:val="24"/>
          <w:szCs w:val="24"/>
          <w:lang w:val="en-IE"/>
        </w:rPr>
      </w:pPr>
      <w:r>
        <w:rPr>
          <w:sz w:val="24"/>
          <w:szCs w:val="24"/>
          <w:lang w:val="en-IE"/>
        </w:rPr>
        <w:lastRenderedPageBreak/>
        <w:t>Topic 3: Length, Area and Volume</w:t>
      </w:r>
    </w:p>
    <w:p w14:paraId="4B1751EC" w14:textId="52882E1A" w:rsidR="008E69A0" w:rsidRDefault="00E92B15" w:rsidP="002421E2">
      <w:pPr>
        <w:pStyle w:val="Body"/>
        <w:rPr>
          <w:noProof/>
          <w:sz w:val="24"/>
          <w:szCs w:val="24"/>
          <w:lang w:val="en-IE"/>
        </w:rPr>
      </w:pPr>
      <w:r w:rsidRPr="001B7CC4">
        <w:rPr>
          <w:noProof/>
          <w:sz w:val="24"/>
          <w:szCs w:val="24"/>
          <w:lang w:val="en-IE"/>
        </w:rPr>
        <w:drawing>
          <wp:inline distT="0" distB="0" distL="0" distR="0" wp14:anchorId="022F887E" wp14:editId="54F5F0DF">
            <wp:extent cx="6149662" cy="6113381"/>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56056" cy="6119738"/>
                    </a:xfrm>
                    <a:prstGeom prst="rect">
                      <a:avLst/>
                    </a:prstGeom>
                  </pic:spPr>
                </pic:pic>
              </a:graphicData>
            </a:graphic>
          </wp:inline>
        </w:drawing>
      </w:r>
      <w:r w:rsidR="00731A30">
        <w:rPr>
          <w:noProof/>
          <w:sz w:val="24"/>
          <w:szCs w:val="24"/>
          <w:lang w:val="en-IE"/>
        </w:rPr>
        <w:softHyphen/>
      </w:r>
      <w:r w:rsidR="00731A30">
        <w:rPr>
          <w:noProof/>
          <w:sz w:val="24"/>
          <w:szCs w:val="24"/>
          <w:lang w:val="en-IE"/>
        </w:rPr>
        <w:softHyphen/>
      </w:r>
    </w:p>
    <w:p w14:paraId="06E5CCF8" w14:textId="77777777" w:rsidR="00453012" w:rsidRDefault="00453012" w:rsidP="002421E2">
      <w:pPr>
        <w:pStyle w:val="Body"/>
        <w:rPr>
          <w:noProof/>
          <w:sz w:val="24"/>
          <w:szCs w:val="24"/>
          <w:lang w:val="en-IE"/>
        </w:rPr>
      </w:pPr>
    </w:p>
    <w:p w14:paraId="28BE0BB9" w14:textId="77777777" w:rsidR="00453012" w:rsidRDefault="00453012" w:rsidP="002421E2">
      <w:pPr>
        <w:pStyle w:val="Body"/>
        <w:rPr>
          <w:noProof/>
          <w:sz w:val="24"/>
          <w:szCs w:val="24"/>
          <w:lang w:val="en-IE"/>
        </w:rPr>
      </w:pPr>
    </w:p>
    <w:p w14:paraId="7B08752A" w14:textId="77777777" w:rsidR="00453012" w:rsidRDefault="00453012" w:rsidP="002421E2">
      <w:pPr>
        <w:pStyle w:val="Body"/>
        <w:rPr>
          <w:noProof/>
          <w:sz w:val="24"/>
          <w:szCs w:val="24"/>
          <w:lang w:val="en-IE"/>
        </w:rPr>
      </w:pPr>
    </w:p>
    <w:p w14:paraId="6E481F11" w14:textId="77777777" w:rsidR="00453012" w:rsidRDefault="00453012" w:rsidP="002421E2">
      <w:pPr>
        <w:pStyle w:val="Body"/>
        <w:rPr>
          <w:noProof/>
          <w:sz w:val="24"/>
          <w:szCs w:val="24"/>
          <w:lang w:val="en-IE"/>
        </w:rPr>
      </w:pPr>
    </w:p>
    <w:p w14:paraId="3326C3EB" w14:textId="77777777" w:rsidR="00453012" w:rsidRDefault="00453012" w:rsidP="002421E2">
      <w:pPr>
        <w:pStyle w:val="Body"/>
        <w:rPr>
          <w:noProof/>
          <w:sz w:val="24"/>
          <w:szCs w:val="24"/>
          <w:lang w:val="en-IE"/>
        </w:rPr>
      </w:pPr>
    </w:p>
    <w:p w14:paraId="5F9FF202" w14:textId="77777777" w:rsidR="00453012" w:rsidRDefault="00453012" w:rsidP="002421E2">
      <w:pPr>
        <w:pStyle w:val="Body"/>
        <w:rPr>
          <w:noProof/>
          <w:sz w:val="24"/>
          <w:szCs w:val="24"/>
          <w:lang w:val="en-IE"/>
        </w:rPr>
      </w:pPr>
    </w:p>
    <w:p w14:paraId="2EF1B948" w14:textId="77777777" w:rsidR="00453012" w:rsidRDefault="00453012" w:rsidP="002421E2">
      <w:pPr>
        <w:pStyle w:val="Body"/>
        <w:rPr>
          <w:noProof/>
          <w:sz w:val="24"/>
          <w:szCs w:val="24"/>
          <w:lang w:val="en-IE"/>
        </w:rPr>
      </w:pPr>
    </w:p>
    <w:p w14:paraId="4AC63230" w14:textId="1510574C" w:rsidR="00731A30" w:rsidRDefault="00731A30" w:rsidP="002421E2">
      <w:pPr>
        <w:pStyle w:val="Body"/>
        <w:rPr>
          <w:sz w:val="24"/>
          <w:szCs w:val="24"/>
          <w:u w:val="single"/>
          <w:lang w:val="en-IE"/>
        </w:rPr>
      </w:pPr>
      <w:r>
        <w:rPr>
          <w:noProof/>
          <w:sz w:val="24"/>
          <w:szCs w:val="24"/>
          <w:lang w:val="en-IE"/>
        </w:rPr>
        <w:lastRenderedPageBreak/>
        <w:t>Topic 4: Numbers</w:t>
      </w:r>
    </w:p>
    <w:p w14:paraId="6E65AB37" w14:textId="54BF20B1" w:rsidR="008E69A0" w:rsidRDefault="00731A30" w:rsidP="002421E2">
      <w:pPr>
        <w:pStyle w:val="Body"/>
        <w:rPr>
          <w:sz w:val="24"/>
          <w:szCs w:val="24"/>
          <w:u w:val="single"/>
          <w:lang w:val="en-IE"/>
        </w:rPr>
      </w:pPr>
      <w:r w:rsidRPr="001B7CC4">
        <w:rPr>
          <w:noProof/>
          <w:sz w:val="24"/>
          <w:szCs w:val="24"/>
          <w:lang w:val="en-IE"/>
        </w:rPr>
        <w:drawing>
          <wp:inline distT="0" distB="0" distL="0" distR="0" wp14:anchorId="4727BCD3" wp14:editId="52CD399E">
            <wp:extent cx="5323438" cy="5186059"/>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329151" cy="5191625"/>
                    </a:xfrm>
                    <a:prstGeom prst="rect">
                      <a:avLst/>
                    </a:prstGeom>
                  </pic:spPr>
                </pic:pic>
              </a:graphicData>
            </a:graphic>
          </wp:inline>
        </w:drawing>
      </w:r>
    </w:p>
    <w:p w14:paraId="435607DC" w14:textId="215037FE" w:rsidR="00B2311D" w:rsidRPr="00B2311D" w:rsidRDefault="00B2311D" w:rsidP="002421E2">
      <w:pPr>
        <w:pStyle w:val="Body"/>
        <w:rPr>
          <w:sz w:val="24"/>
          <w:szCs w:val="24"/>
          <w:lang w:val="en-IE"/>
        </w:rPr>
      </w:pPr>
      <w:r w:rsidRPr="00B2311D">
        <w:rPr>
          <w:sz w:val="24"/>
          <w:szCs w:val="24"/>
          <w:lang w:val="en-IE"/>
        </w:rPr>
        <w:t>General survey</w:t>
      </w:r>
    </w:p>
    <w:p w14:paraId="1D80BCCE" w14:textId="6ED7E0C8" w:rsidR="00B2311D" w:rsidRDefault="00B2311D" w:rsidP="002421E2">
      <w:pPr>
        <w:pStyle w:val="Body"/>
        <w:rPr>
          <w:sz w:val="24"/>
          <w:szCs w:val="24"/>
          <w:u w:val="single"/>
          <w:lang w:val="en-IE"/>
        </w:rPr>
      </w:pPr>
    </w:p>
    <w:p w14:paraId="6AD75077" w14:textId="6136D027" w:rsidR="00B2311D" w:rsidRDefault="00B2311D" w:rsidP="002421E2">
      <w:pPr>
        <w:pStyle w:val="Body"/>
        <w:rPr>
          <w:sz w:val="24"/>
          <w:szCs w:val="24"/>
          <w:u w:val="single"/>
          <w:lang w:val="en-IE"/>
        </w:rPr>
      </w:pPr>
    </w:p>
    <w:p w14:paraId="0EDC49CE" w14:textId="77777777" w:rsidR="00B2311D" w:rsidRDefault="00B2311D" w:rsidP="002421E2">
      <w:pPr>
        <w:pStyle w:val="Body"/>
        <w:rPr>
          <w:sz w:val="24"/>
          <w:szCs w:val="24"/>
          <w:u w:val="single"/>
          <w:lang w:val="en-IE"/>
        </w:rPr>
      </w:pPr>
    </w:p>
    <w:p w14:paraId="48E553A7" w14:textId="77777777" w:rsidR="00453012" w:rsidRDefault="00453012" w:rsidP="002421E2">
      <w:pPr>
        <w:pStyle w:val="Body"/>
        <w:rPr>
          <w:sz w:val="24"/>
          <w:szCs w:val="24"/>
          <w:u w:val="single"/>
          <w:lang w:val="en-IE"/>
        </w:rPr>
      </w:pPr>
    </w:p>
    <w:p w14:paraId="0C5E5016" w14:textId="0B763DE5" w:rsidR="00453012" w:rsidRDefault="00453012" w:rsidP="002421E2">
      <w:pPr>
        <w:pStyle w:val="Body"/>
        <w:rPr>
          <w:sz w:val="24"/>
          <w:szCs w:val="24"/>
          <w:u w:val="single"/>
          <w:lang w:val="en-IE"/>
        </w:rPr>
      </w:pPr>
      <w:r w:rsidRPr="0080339F">
        <w:rPr>
          <w:noProof/>
          <w:sz w:val="24"/>
          <w:szCs w:val="24"/>
          <w:lang w:val="en-IE"/>
        </w:rPr>
        <w:lastRenderedPageBreak/>
        <w:drawing>
          <wp:inline distT="0" distB="0" distL="0" distR="0" wp14:anchorId="523143FF" wp14:editId="2B60554E">
            <wp:extent cx="5698901" cy="5569747"/>
            <wp:effectExtent l="0" t="0" r="3810" b="5715"/>
            <wp:docPr id="6" name="Picture 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ime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08647" cy="5579272"/>
                    </a:xfrm>
                    <a:prstGeom prst="rect">
                      <a:avLst/>
                    </a:prstGeom>
                  </pic:spPr>
                </pic:pic>
              </a:graphicData>
            </a:graphic>
          </wp:inline>
        </w:drawing>
      </w:r>
    </w:p>
    <w:p w14:paraId="57555B39" w14:textId="77777777" w:rsidR="00453012" w:rsidRDefault="00453012" w:rsidP="002421E2">
      <w:pPr>
        <w:pStyle w:val="Body"/>
        <w:rPr>
          <w:sz w:val="24"/>
          <w:szCs w:val="24"/>
          <w:u w:val="single"/>
          <w:lang w:val="en-IE"/>
        </w:rPr>
      </w:pPr>
    </w:p>
    <w:p w14:paraId="18CA80DB" w14:textId="77777777" w:rsidR="00453012" w:rsidRDefault="00453012" w:rsidP="002421E2">
      <w:pPr>
        <w:pStyle w:val="Body"/>
        <w:rPr>
          <w:sz w:val="24"/>
          <w:szCs w:val="24"/>
          <w:u w:val="single"/>
          <w:lang w:val="en-IE"/>
        </w:rPr>
      </w:pPr>
    </w:p>
    <w:p w14:paraId="3421A3F4" w14:textId="77777777" w:rsidR="00453012" w:rsidRDefault="00453012" w:rsidP="002421E2">
      <w:pPr>
        <w:pStyle w:val="Body"/>
        <w:rPr>
          <w:sz w:val="24"/>
          <w:szCs w:val="24"/>
          <w:u w:val="single"/>
          <w:lang w:val="en-IE"/>
        </w:rPr>
      </w:pPr>
    </w:p>
    <w:p w14:paraId="2F825078" w14:textId="77777777" w:rsidR="00453012" w:rsidRDefault="00453012" w:rsidP="002421E2">
      <w:pPr>
        <w:pStyle w:val="Body"/>
        <w:rPr>
          <w:sz w:val="24"/>
          <w:szCs w:val="24"/>
          <w:u w:val="single"/>
          <w:lang w:val="en-IE"/>
        </w:rPr>
      </w:pPr>
    </w:p>
    <w:p w14:paraId="39516BF4" w14:textId="77777777" w:rsidR="00453012" w:rsidRDefault="00453012" w:rsidP="002421E2">
      <w:pPr>
        <w:pStyle w:val="Body"/>
        <w:rPr>
          <w:sz w:val="24"/>
          <w:szCs w:val="24"/>
          <w:u w:val="single"/>
          <w:lang w:val="en-IE"/>
        </w:rPr>
      </w:pPr>
    </w:p>
    <w:p w14:paraId="412CD2BD" w14:textId="77777777" w:rsidR="00453012" w:rsidRDefault="00453012" w:rsidP="002421E2">
      <w:pPr>
        <w:pStyle w:val="Body"/>
        <w:rPr>
          <w:sz w:val="24"/>
          <w:szCs w:val="24"/>
          <w:u w:val="single"/>
          <w:lang w:val="en-IE"/>
        </w:rPr>
      </w:pPr>
    </w:p>
    <w:p w14:paraId="08C647EE" w14:textId="77777777" w:rsidR="00453012" w:rsidRDefault="00453012" w:rsidP="002421E2">
      <w:pPr>
        <w:pStyle w:val="Body"/>
        <w:rPr>
          <w:sz w:val="24"/>
          <w:szCs w:val="24"/>
          <w:u w:val="single"/>
          <w:lang w:val="en-IE"/>
        </w:rPr>
      </w:pPr>
    </w:p>
    <w:p w14:paraId="0C406398" w14:textId="6F9D8362" w:rsidR="002421E2" w:rsidRPr="00B2311D" w:rsidRDefault="00630976" w:rsidP="002421E2">
      <w:pPr>
        <w:pStyle w:val="Body"/>
        <w:rPr>
          <w:sz w:val="24"/>
          <w:szCs w:val="24"/>
          <w:u w:val="single"/>
          <w:lang w:val="en-IE"/>
        </w:rPr>
      </w:pPr>
      <w:r>
        <w:rPr>
          <w:sz w:val="24"/>
          <w:szCs w:val="24"/>
          <w:u w:val="single"/>
          <w:lang w:val="en-IE"/>
        </w:rPr>
        <w:t>Quiz Results</w:t>
      </w:r>
    </w:p>
    <w:p w14:paraId="6CDE4018" w14:textId="254A30DB" w:rsidR="002421E2" w:rsidRDefault="00B2311D" w:rsidP="002421E2">
      <w:pPr>
        <w:suppressAutoHyphens w:val="0"/>
        <w:spacing w:line="360" w:lineRule="auto"/>
        <w:rPr>
          <w:rFonts w:ascii="Times New Roman" w:hAnsi="Times New Roman"/>
          <w:color w:val="000000" w:themeColor="text1"/>
          <w:sz w:val="24"/>
          <w:szCs w:val="24"/>
        </w:rPr>
      </w:pPr>
      <w:r>
        <w:rPr>
          <w:rFonts w:ascii="Times New Roman" w:hAnsi="Times New Roman"/>
          <w:noProof/>
          <w:color w:val="000000" w:themeColor="text1"/>
          <w:sz w:val="24"/>
          <w:szCs w:val="24"/>
        </w:rPr>
        <w:lastRenderedPageBreak/>
        <w:drawing>
          <wp:inline distT="0" distB="0" distL="0" distR="0" wp14:anchorId="0A0985C8" wp14:editId="2A5E01DB">
            <wp:extent cx="5130800" cy="3060700"/>
            <wp:effectExtent l="0" t="0" r="0" b="0"/>
            <wp:docPr id="5" name="Picture 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ox and whisker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130800" cy="3060700"/>
                    </a:xfrm>
                    <a:prstGeom prst="rect">
                      <a:avLst/>
                    </a:prstGeom>
                  </pic:spPr>
                </pic:pic>
              </a:graphicData>
            </a:graphic>
          </wp:inline>
        </w:drawing>
      </w:r>
      <w:r w:rsidR="002421E2" w:rsidRPr="00E54008">
        <w:rPr>
          <w:rFonts w:ascii="Times New Roman" w:hAnsi="Times New Roman"/>
          <w:color w:val="000000" w:themeColor="text1"/>
          <w:sz w:val="24"/>
          <w:szCs w:val="24"/>
        </w:rPr>
        <w:br w:type="page"/>
      </w:r>
    </w:p>
    <w:p w14:paraId="2A40FA95" w14:textId="20A71AD8" w:rsidR="00453012" w:rsidRDefault="00453012">
      <w:pPr>
        <w:suppressAutoHyphens w:val="0"/>
        <w:autoSpaceDN/>
        <w:textAlignment w:val="auto"/>
        <w:rPr>
          <w:rFonts w:ascii="Times New Roman" w:hAnsi="Times New Roman"/>
          <w:color w:val="000000" w:themeColor="text1"/>
          <w:sz w:val="24"/>
          <w:szCs w:val="24"/>
        </w:rPr>
      </w:pPr>
      <w:r>
        <w:rPr>
          <w:rFonts w:ascii="Times New Roman" w:hAnsi="Times New Roman"/>
          <w:color w:val="000000" w:themeColor="text1"/>
          <w:sz w:val="24"/>
          <w:szCs w:val="24"/>
        </w:rPr>
        <w:lastRenderedPageBreak/>
        <w:br w:type="page"/>
      </w:r>
    </w:p>
    <w:p w14:paraId="13AF3EC0" w14:textId="77777777" w:rsidR="00453012" w:rsidRDefault="00453012" w:rsidP="00453012"/>
    <w:p w14:paraId="4507122F" w14:textId="77777777" w:rsidR="00453012" w:rsidRDefault="00453012" w:rsidP="00453012"/>
    <w:p w14:paraId="3B516506" w14:textId="77777777" w:rsidR="00453012" w:rsidRDefault="00453012" w:rsidP="00453012"/>
    <w:p w14:paraId="3C9D69C0" w14:textId="77777777" w:rsidR="00453012" w:rsidRDefault="00453012" w:rsidP="00453012">
      <w:pPr>
        <w:rPr>
          <w:u w:val="single"/>
        </w:rPr>
      </w:pPr>
      <w:r>
        <w:rPr>
          <w:u w:val="single"/>
        </w:rPr>
        <w:t>Discussion</w:t>
      </w:r>
    </w:p>
    <w:p w14:paraId="7DEECB08" w14:textId="77777777" w:rsidR="00453012" w:rsidRDefault="00453012" w:rsidP="00453012">
      <w:pPr>
        <w:rPr>
          <w:u w:val="single"/>
        </w:rPr>
      </w:pPr>
    </w:p>
    <w:p w14:paraId="4CEFDB68" w14:textId="77777777" w:rsidR="00453012" w:rsidRPr="00D35884" w:rsidRDefault="00453012" w:rsidP="00453012">
      <w:pPr>
        <w:pStyle w:val="NormalWeb"/>
      </w:pPr>
      <w:r>
        <w:rPr>
          <w:rFonts w:ascii="Interstate" w:hAnsi="Interstate"/>
          <w:sz w:val="18"/>
          <w:szCs w:val="18"/>
        </w:rPr>
        <w:t xml:space="preserve">Dewey (1933: 33) identified the three traits or characteristics most required of reflective practitioners as wholeheartedness, openmindedness and intellectual responsibility. </w:t>
      </w:r>
    </w:p>
    <w:p w14:paraId="28C0F508" w14:textId="77777777" w:rsidR="00453012" w:rsidRDefault="00453012" w:rsidP="00453012">
      <w:r>
        <w:t xml:space="preserve">Felt a clear difference in student engagement and class atmosphere depending on types of questions used, and own personal alignment with the 3D FasMED model. Importance of revisiting the goals of the research project when feeling overwhelmed - something that may translate to other action research projects (reference) -&gt; </w:t>
      </w:r>
    </w:p>
    <w:p w14:paraId="0D84FBFE" w14:textId="77777777" w:rsidR="00453012" w:rsidRDefault="00453012" w:rsidP="00453012"/>
    <w:p w14:paraId="41C3E8B6" w14:textId="77777777" w:rsidR="00453012" w:rsidRDefault="00453012" w:rsidP="00453012">
      <w:r>
        <w:t>Felt more connected to the students in this class (COVID masks communication reference)</w:t>
      </w:r>
    </w:p>
    <w:p w14:paraId="13C352C1" w14:textId="77777777" w:rsidR="00453012" w:rsidRDefault="00453012" w:rsidP="00453012"/>
    <w:p w14:paraId="474A7846" w14:textId="77777777" w:rsidR="00453012" w:rsidRDefault="00453012" w:rsidP="00453012">
      <w:r>
        <w:t>Traignualtion of data</w:t>
      </w:r>
    </w:p>
    <w:p w14:paraId="0EF4FE2F" w14:textId="77777777" w:rsidR="00453012" w:rsidRDefault="00453012" w:rsidP="00453012"/>
    <w:p w14:paraId="6636D95C" w14:textId="77777777" w:rsidR="0061165E" w:rsidRDefault="0061165E" w:rsidP="0061165E">
      <w:r>
        <w:t>First and second-order factors</w:t>
      </w:r>
    </w:p>
    <w:p w14:paraId="67C80200" w14:textId="77777777" w:rsidR="00453012" w:rsidRDefault="00453012" w:rsidP="00453012"/>
    <w:p w14:paraId="7F01AB4A" w14:textId="77777777" w:rsidR="00453012" w:rsidRDefault="00453012" w:rsidP="00453012"/>
    <w:p w14:paraId="7E15284B" w14:textId="77777777" w:rsidR="00453012" w:rsidRDefault="00453012" w:rsidP="00453012"/>
    <w:p w14:paraId="0CB7D38A" w14:textId="77777777" w:rsidR="00453012" w:rsidRDefault="00453012" w:rsidP="00453012"/>
    <w:p w14:paraId="033B0637" w14:textId="77777777" w:rsidR="00453012" w:rsidRDefault="00453012" w:rsidP="00453012"/>
    <w:p w14:paraId="0A6A1E7C" w14:textId="77777777" w:rsidR="00453012" w:rsidRDefault="00453012" w:rsidP="00453012">
      <w:r>
        <w:t>To improve:</w:t>
      </w:r>
    </w:p>
    <w:p w14:paraId="24203EDD" w14:textId="77777777" w:rsidR="00453012" w:rsidRDefault="00453012" w:rsidP="00453012">
      <w:r>
        <w:t>talk about other Plickers features?</w:t>
      </w:r>
    </w:p>
    <w:p w14:paraId="04185728" w14:textId="77777777" w:rsidR="00453012" w:rsidRDefault="00453012" w:rsidP="00453012">
      <w:r>
        <w:t>Better use of plickers system e.g. supplying students with their report</w:t>
      </w:r>
    </w:p>
    <w:p w14:paraId="34D44A93" w14:textId="77777777" w:rsidR="00453012" w:rsidRDefault="00453012" w:rsidP="00453012"/>
    <w:p w14:paraId="4F3DAB9A" w14:textId="77777777" w:rsidR="00453012" w:rsidRDefault="00453012" w:rsidP="00453012">
      <w:r>
        <w:t>Carried out during the pandemic, missed opportunities for transitioning from classroom discussion to students teaching themselves at the whiteboard.</w:t>
      </w:r>
    </w:p>
    <w:p w14:paraId="0BED0C00" w14:textId="77777777" w:rsidR="00453012" w:rsidRDefault="00453012" w:rsidP="00453012"/>
    <w:p w14:paraId="1FF21E17" w14:textId="77777777" w:rsidR="00453012" w:rsidRDefault="00453012" w:rsidP="00453012"/>
    <w:p w14:paraId="267913C7" w14:textId="77777777" w:rsidR="00453012" w:rsidRDefault="00453012" w:rsidP="00453012"/>
    <w:p w14:paraId="0DF86E58" w14:textId="77777777" w:rsidR="00453012" w:rsidRDefault="00453012" w:rsidP="00453012"/>
    <w:p w14:paraId="0EADF087" w14:textId="77777777" w:rsidR="00453012" w:rsidRDefault="00453012" w:rsidP="00453012"/>
    <w:p w14:paraId="41F11441" w14:textId="77777777" w:rsidR="00453012" w:rsidRDefault="00453012" w:rsidP="00453012"/>
    <w:p w14:paraId="58A2D7B4" w14:textId="77777777" w:rsidR="00453012" w:rsidRDefault="00453012" w:rsidP="00453012"/>
    <w:p w14:paraId="7A3A0947" w14:textId="77777777" w:rsidR="00453012" w:rsidRDefault="00453012" w:rsidP="00453012"/>
    <w:p w14:paraId="1F82D06C" w14:textId="77777777" w:rsidR="00453012" w:rsidRDefault="00453012" w:rsidP="00453012">
      <w:r>
        <w:t>Not able to be generalised:</w:t>
      </w:r>
    </w:p>
    <w:p w14:paraId="78827ACD" w14:textId="77777777" w:rsidR="00453012" w:rsidRDefault="00453012" w:rsidP="00453012">
      <w:r>
        <w:t>convenient sampling</w:t>
      </w:r>
    </w:p>
    <w:p w14:paraId="40ADF3D2" w14:textId="77777777" w:rsidR="00453012" w:rsidRDefault="00453012" w:rsidP="00453012">
      <w:r>
        <w:t>Small sample size, assumptions required for statistical tests used not met (robustness)</w:t>
      </w:r>
    </w:p>
    <w:p w14:paraId="6C6FA81D" w14:textId="77777777" w:rsidR="00453012" w:rsidRDefault="00453012" w:rsidP="00453012">
      <w:r>
        <w:t>Control group</w:t>
      </w:r>
    </w:p>
    <w:p w14:paraId="12913ECC" w14:textId="77777777" w:rsidR="00453012" w:rsidRDefault="00453012" w:rsidP="00453012"/>
    <w:p w14:paraId="6922DF10" w14:textId="77777777" w:rsidR="00453012" w:rsidRDefault="00453012" w:rsidP="00453012"/>
    <w:p w14:paraId="79D46989" w14:textId="77777777" w:rsidR="00453012" w:rsidRDefault="00453012" w:rsidP="00453012"/>
    <w:p w14:paraId="64E1AF38" w14:textId="77777777" w:rsidR="00453012" w:rsidRDefault="00453012" w:rsidP="00453012"/>
    <w:p w14:paraId="410BDA53" w14:textId="77777777" w:rsidR="00453012" w:rsidRDefault="00453012" w:rsidP="00453012"/>
    <w:p w14:paraId="7EC379F7" w14:textId="77777777" w:rsidR="00453012" w:rsidRDefault="00453012" w:rsidP="00453012"/>
    <w:p w14:paraId="2C2AF470" w14:textId="77777777" w:rsidR="00453012" w:rsidRDefault="00453012" w:rsidP="00453012">
      <w:r>
        <w:t>Further research:</w:t>
      </w:r>
    </w:p>
    <w:p w14:paraId="06F04256" w14:textId="77777777" w:rsidR="00453012" w:rsidRDefault="00453012" w:rsidP="00453012">
      <w:r>
        <w:t>Teaching style and mindset default to traditionalist methods similar to how I was taught. Importance of a clear research project, and how it relates to a sense of efficacy.</w:t>
      </w:r>
    </w:p>
    <w:p w14:paraId="4A2D81F5" w14:textId="77777777" w:rsidR="00453012" w:rsidRDefault="00453012" w:rsidP="00453012"/>
    <w:p w14:paraId="4EDF6DFE" w14:textId="77777777" w:rsidR="00453012" w:rsidRDefault="00453012" w:rsidP="00453012">
      <w:r>
        <w:lastRenderedPageBreak/>
        <w:t>Benefits of carrying out an action research project, not only possible to carry out but is now prefered. Seeing research and action carried out in class together - a change in philosophy that I will endeavour to keep,</w:t>
      </w:r>
    </w:p>
    <w:p w14:paraId="45BD8BF6" w14:textId="6C8B88E1" w:rsidR="00453012" w:rsidRDefault="00453012">
      <w:pPr>
        <w:suppressAutoHyphens w:val="0"/>
        <w:autoSpaceDN/>
        <w:textAlignment w:val="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00F1740" w14:textId="77777777" w:rsidR="00453012" w:rsidRDefault="00453012" w:rsidP="002421E2">
      <w:pPr>
        <w:suppressAutoHyphens w:val="0"/>
        <w:spacing w:line="360" w:lineRule="auto"/>
        <w:rPr>
          <w:rFonts w:ascii="Times New Roman" w:hAnsi="Times New Roman"/>
          <w:color w:val="000000" w:themeColor="text1"/>
          <w:sz w:val="24"/>
          <w:szCs w:val="24"/>
        </w:rPr>
      </w:pPr>
    </w:p>
    <w:p w14:paraId="56CE31D9" w14:textId="77777777" w:rsidR="00453012" w:rsidRPr="00E54008" w:rsidRDefault="00453012" w:rsidP="002421E2">
      <w:pPr>
        <w:suppressAutoHyphens w:val="0"/>
        <w:spacing w:line="360" w:lineRule="auto"/>
        <w:rPr>
          <w:rFonts w:ascii="Times New Roman" w:hAnsi="Times New Roman"/>
          <w:color w:val="000000" w:themeColor="text1"/>
          <w:sz w:val="24"/>
          <w:szCs w:val="24"/>
        </w:rPr>
      </w:pPr>
    </w:p>
    <w:p w14:paraId="254DC66A" w14:textId="77777777" w:rsidR="002421E2" w:rsidRPr="00E54008" w:rsidRDefault="002421E2" w:rsidP="002421E2">
      <w:pPr>
        <w:spacing w:line="360" w:lineRule="auto"/>
        <w:rPr>
          <w:rFonts w:ascii="Times New Roman" w:hAnsi="Times New Roman"/>
          <w:b/>
          <w:bCs/>
          <w:color w:val="000000" w:themeColor="text1"/>
          <w:sz w:val="24"/>
          <w:szCs w:val="24"/>
        </w:rPr>
      </w:pPr>
      <w:r w:rsidRPr="00E54008">
        <w:rPr>
          <w:rFonts w:ascii="Times New Roman" w:hAnsi="Times New Roman"/>
          <w:b/>
          <w:bCs/>
          <w:color w:val="000000" w:themeColor="text1"/>
          <w:sz w:val="24"/>
          <w:szCs w:val="24"/>
        </w:rPr>
        <w:t>Bibliography</w:t>
      </w:r>
    </w:p>
    <w:p w14:paraId="13149AEB" w14:textId="5B306688" w:rsidR="004776E3" w:rsidRPr="004776E3" w:rsidRDefault="004776E3" w:rsidP="002421E2">
      <w:pPr>
        <w:autoSpaceDE w:val="0"/>
        <w:adjustRightInd w:val="0"/>
        <w:spacing w:line="360" w:lineRule="auto"/>
        <w:ind w:hanging="720"/>
        <w:rPr>
          <w:rFonts w:ascii="Times New Roman" w:hAnsi="Times New Roman"/>
          <w:color w:val="000000" w:themeColor="text1"/>
          <w:sz w:val="24"/>
          <w:szCs w:val="24"/>
          <w:lang w:val="en-IE"/>
        </w:rPr>
      </w:pPr>
      <w:r w:rsidRPr="004776E3">
        <w:rPr>
          <w:rFonts w:ascii="Times New Roman" w:hAnsi="Times New Roman"/>
          <w:color w:val="000000" w:themeColor="text1"/>
          <w:sz w:val="24"/>
          <w:szCs w:val="24"/>
          <w:lang w:val="en-IE"/>
        </w:rPr>
        <w:t xml:space="preserve">Aldon G., Cusi, A., Morselli, F., Panero, M. &amp; Sabena, C. (2017) ‘Formative Assessment and Technology: Reflections Developed Through the Collaboration Between Teachers and Researchers’, </w:t>
      </w:r>
      <w:r w:rsidRPr="004776E3">
        <w:rPr>
          <w:rFonts w:ascii="Times New Roman" w:hAnsi="Times New Roman"/>
          <w:i/>
          <w:iCs/>
          <w:color w:val="000000" w:themeColor="text1"/>
          <w:sz w:val="24"/>
          <w:szCs w:val="24"/>
          <w:lang w:val="en-IE"/>
        </w:rPr>
        <w:t>Advances in Mathematics Education</w:t>
      </w:r>
      <w:r w:rsidRPr="004776E3">
        <w:rPr>
          <w:rFonts w:ascii="Times New Roman" w:hAnsi="Times New Roman"/>
          <w:color w:val="000000" w:themeColor="text1"/>
          <w:sz w:val="24"/>
          <w:szCs w:val="24"/>
          <w:lang w:val="en-IE"/>
        </w:rPr>
        <w:t xml:space="preserve">: </w:t>
      </w:r>
      <w:r w:rsidRPr="004776E3">
        <w:rPr>
          <w:rFonts w:ascii="Times New Roman" w:hAnsi="Times New Roman"/>
          <w:i/>
          <w:iCs/>
          <w:color w:val="000000" w:themeColor="text1"/>
          <w:sz w:val="24"/>
          <w:szCs w:val="24"/>
          <w:lang w:val="en-IE"/>
        </w:rPr>
        <w:t>Mathematics and Technology</w:t>
      </w:r>
      <w:r w:rsidRPr="004776E3">
        <w:rPr>
          <w:rFonts w:ascii="Times New Roman" w:hAnsi="Times New Roman"/>
          <w:color w:val="000000" w:themeColor="text1"/>
          <w:sz w:val="24"/>
          <w:szCs w:val="24"/>
          <w:lang w:val="en-IE"/>
        </w:rPr>
        <w:t>, 15, pp.551-578.</w:t>
      </w:r>
    </w:p>
    <w:p w14:paraId="33C1A75A" w14:textId="41952E0E"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Ananiadou, K. &amp; Rizza, C. (2010) ‘ICT in Initial Teacher Training: First Findings and Conclusions of an OECD Study’, </w:t>
      </w:r>
      <w:r w:rsidRPr="00E54008">
        <w:rPr>
          <w:rFonts w:ascii="Times New Roman" w:hAnsi="Times New Roman"/>
          <w:i/>
          <w:iCs/>
          <w:color w:val="000000" w:themeColor="text1"/>
          <w:sz w:val="24"/>
          <w:szCs w:val="24"/>
        </w:rPr>
        <w:t xml:space="preserve">EDULEARN10 International Conference on Education and New Learning Technologies. </w:t>
      </w:r>
      <w:r w:rsidRPr="00E54008">
        <w:rPr>
          <w:rFonts w:ascii="Times New Roman" w:hAnsi="Times New Roman"/>
          <w:color w:val="000000" w:themeColor="text1"/>
          <w:sz w:val="24"/>
          <w:szCs w:val="24"/>
        </w:rPr>
        <w:t>Barcelona, 5th-7th July. pp.5621-5632.</w:t>
      </w:r>
    </w:p>
    <w:p w14:paraId="273DEF2E"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Anderson, D. S. &amp; Piazza, J. A. (1996) ‘Changing Beliefs: Teaching and Learning Mathematics in Constructivist Preservice Classrooms’, </w:t>
      </w:r>
      <w:r w:rsidRPr="00E54008">
        <w:rPr>
          <w:rFonts w:ascii="Times New Roman" w:hAnsi="Times New Roman"/>
          <w:i/>
          <w:iCs/>
          <w:color w:val="000000" w:themeColor="text1"/>
          <w:sz w:val="24"/>
          <w:szCs w:val="24"/>
        </w:rPr>
        <w:t xml:space="preserve">Action in Teacher Education, </w:t>
      </w:r>
      <w:r w:rsidRPr="00E54008">
        <w:rPr>
          <w:rFonts w:ascii="Times New Roman" w:hAnsi="Times New Roman"/>
          <w:color w:val="000000" w:themeColor="text1"/>
          <w:sz w:val="24"/>
          <w:szCs w:val="24"/>
        </w:rPr>
        <w:t>18(2), pp.51-62.</w:t>
      </w:r>
    </w:p>
    <w:p w14:paraId="0E0D7621"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Anderson, S. E., Groulx, J. G. &amp; Maninger, R. M. (2012) ‘Relationships among Preservice Teachers’ Technology-Related Abilities, Beliefs, and Intentions to Use Technology in Their Future Classrooms’, </w:t>
      </w:r>
      <w:r w:rsidRPr="00E54008">
        <w:rPr>
          <w:rFonts w:ascii="Times New Roman" w:hAnsi="Times New Roman"/>
          <w:i/>
          <w:iCs/>
          <w:color w:val="000000" w:themeColor="text1"/>
          <w:sz w:val="24"/>
          <w:szCs w:val="24"/>
        </w:rPr>
        <w:t xml:space="preserve">Journal of Educational Computing Research, </w:t>
      </w:r>
      <w:r w:rsidRPr="00E54008">
        <w:rPr>
          <w:rFonts w:ascii="Times New Roman" w:hAnsi="Times New Roman"/>
          <w:color w:val="000000" w:themeColor="text1"/>
          <w:sz w:val="24"/>
          <w:szCs w:val="24"/>
        </w:rPr>
        <w:t>45(3), pp.321-338.</w:t>
      </w:r>
    </w:p>
    <w:p w14:paraId="515E9492" w14:textId="34768F4A" w:rsidR="004776E3"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Badizadegan, P. (2015) </w:t>
      </w:r>
      <w:r w:rsidRPr="00E54008">
        <w:rPr>
          <w:rFonts w:ascii="Times New Roman" w:hAnsi="Times New Roman"/>
          <w:i/>
          <w:iCs/>
          <w:color w:val="000000" w:themeColor="text1"/>
          <w:sz w:val="24"/>
          <w:szCs w:val="24"/>
        </w:rPr>
        <w:t xml:space="preserve">Understanding and Evaluating Effective Technology Integration in the Classroom. </w:t>
      </w:r>
      <w:r w:rsidRPr="00E54008">
        <w:rPr>
          <w:rFonts w:ascii="Times New Roman" w:hAnsi="Times New Roman"/>
          <w:color w:val="000000" w:themeColor="text1"/>
          <w:sz w:val="24"/>
          <w:szCs w:val="24"/>
        </w:rPr>
        <w:t xml:space="preserve">Honors B.Sc. thesis. University of Utah. Available at: </w:t>
      </w:r>
      <w:hyperlink r:id="rId11" w:history="1">
        <w:r w:rsidRPr="00E54008">
          <w:rPr>
            <w:rStyle w:val="Hyperlink"/>
            <w:color w:val="000000" w:themeColor="text1"/>
            <w:sz w:val="24"/>
            <w:szCs w:val="24"/>
          </w:rPr>
          <w:t>https://collections.lib.utah.edu/details?id=197132</w:t>
        </w:r>
      </w:hyperlink>
      <w:r w:rsidRPr="00E54008">
        <w:rPr>
          <w:rFonts w:ascii="Times New Roman" w:hAnsi="Times New Roman"/>
          <w:color w:val="000000" w:themeColor="text1"/>
          <w:sz w:val="24"/>
          <w:szCs w:val="24"/>
        </w:rPr>
        <w:t xml:space="preserve"> </w:t>
      </w:r>
    </w:p>
    <w:p w14:paraId="1378899A" w14:textId="4363D316"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Beatty, D. &amp; Gerace, W. J. (2009) ‘Technology-Enhanced Formative Assessment: A Research-Based Pedagogy for Teaching Science with Classroom Response Technology’, </w:t>
      </w:r>
      <w:r w:rsidRPr="00E54008">
        <w:rPr>
          <w:rFonts w:ascii="Times New Roman" w:hAnsi="Times New Roman"/>
          <w:i/>
          <w:iCs/>
          <w:color w:val="000000" w:themeColor="text1"/>
          <w:sz w:val="24"/>
          <w:szCs w:val="24"/>
        </w:rPr>
        <w:t xml:space="preserve">Journal of Science Education and Technology, </w:t>
      </w:r>
      <w:r w:rsidRPr="00E54008">
        <w:rPr>
          <w:rFonts w:ascii="Times New Roman" w:hAnsi="Times New Roman"/>
          <w:color w:val="000000" w:themeColor="text1"/>
          <w:sz w:val="24"/>
          <w:szCs w:val="24"/>
        </w:rPr>
        <w:t>18, pp.146-162.</w:t>
      </w:r>
    </w:p>
    <w:p w14:paraId="67A5DE96" w14:textId="41A5E3D1" w:rsidR="004776E3" w:rsidRPr="004776E3" w:rsidRDefault="004776E3" w:rsidP="002421E2">
      <w:pPr>
        <w:autoSpaceDE w:val="0"/>
        <w:adjustRightInd w:val="0"/>
        <w:spacing w:line="360" w:lineRule="auto"/>
        <w:ind w:hanging="720"/>
        <w:rPr>
          <w:rFonts w:ascii="Times New Roman" w:hAnsi="Times New Roman"/>
          <w:i/>
          <w:iCs/>
          <w:color w:val="000000" w:themeColor="text1"/>
          <w:sz w:val="24"/>
          <w:szCs w:val="24"/>
          <w:lang w:val="en-IE"/>
        </w:rPr>
      </w:pPr>
      <w:r w:rsidRPr="004776E3">
        <w:rPr>
          <w:rFonts w:ascii="Times New Roman" w:hAnsi="Times New Roman"/>
          <w:color w:val="000000" w:themeColor="text1"/>
          <w:sz w:val="24"/>
          <w:szCs w:val="24"/>
          <w:lang w:val="en-IE"/>
        </w:rPr>
        <w:t xml:space="preserve">Beauchamp, C. &amp; Thomas, L. (2011) 'New teachers' identity shifts at the boundary of teacher education and initial practice', </w:t>
      </w:r>
      <w:r w:rsidRPr="004776E3">
        <w:rPr>
          <w:rFonts w:ascii="Times New Roman" w:hAnsi="Times New Roman"/>
          <w:i/>
          <w:iCs/>
          <w:color w:val="000000" w:themeColor="text1"/>
          <w:sz w:val="24"/>
          <w:szCs w:val="24"/>
          <w:lang w:val="en-IE"/>
        </w:rPr>
        <w:t xml:space="preserve">International Journal of Educational Research, </w:t>
      </w:r>
      <w:r w:rsidRPr="004776E3">
        <w:rPr>
          <w:rFonts w:ascii="Times New Roman" w:hAnsi="Times New Roman"/>
          <w:color w:val="000000" w:themeColor="text1"/>
          <w:sz w:val="24"/>
          <w:szCs w:val="24"/>
          <w:lang w:val="en-IE"/>
        </w:rPr>
        <w:t>50(1), pp.6-13.</w:t>
      </w:r>
    </w:p>
    <w:p w14:paraId="12439125" w14:textId="2B709AB4"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Black, P. &amp; Wiliam, D. (2009) ‘Developing the theory of formative assessment’, </w:t>
      </w:r>
      <w:r w:rsidRPr="00E54008">
        <w:rPr>
          <w:rFonts w:ascii="Times New Roman" w:hAnsi="Times New Roman"/>
          <w:i/>
          <w:iCs/>
          <w:color w:val="000000" w:themeColor="text1"/>
          <w:sz w:val="24"/>
          <w:szCs w:val="24"/>
        </w:rPr>
        <w:t>Educational Assessment, Evaluation and Accountability</w:t>
      </w:r>
      <w:r w:rsidRPr="00E54008">
        <w:rPr>
          <w:rFonts w:ascii="Times New Roman" w:hAnsi="Times New Roman"/>
          <w:color w:val="000000" w:themeColor="text1"/>
          <w:sz w:val="24"/>
          <w:szCs w:val="24"/>
        </w:rPr>
        <w:t>, 21(1), pp.5–31.</w:t>
      </w:r>
    </w:p>
    <w:p w14:paraId="19EBA709" w14:textId="59FF5A4E" w:rsidR="00671E3F" w:rsidRPr="00671E3F" w:rsidRDefault="00671E3F" w:rsidP="002421E2">
      <w:pPr>
        <w:autoSpaceDE w:val="0"/>
        <w:adjustRightInd w:val="0"/>
        <w:spacing w:line="360" w:lineRule="auto"/>
        <w:ind w:hanging="720"/>
        <w:rPr>
          <w:rFonts w:ascii="Times New Roman" w:hAnsi="Times New Roman"/>
          <w:i/>
          <w:iCs/>
          <w:color w:val="000000" w:themeColor="text1"/>
          <w:sz w:val="24"/>
          <w:szCs w:val="24"/>
        </w:rPr>
      </w:pPr>
      <w:r>
        <w:rPr>
          <w:rFonts w:ascii="Times New Roman" w:hAnsi="Times New Roman"/>
          <w:color w:val="000000" w:themeColor="text1"/>
          <w:sz w:val="24"/>
          <w:szCs w:val="24"/>
        </w:rPr>
        <w:t xml:space="preserve">Brookfield, S. (2017) </w:t>
      </w:r>
      <w:r>
        <w:rPr>
          <w:rFonts w:ascii="Times New Roman" w:hAnsi="Times New Roman"/>
          <w:i/>
          <w:iCs/>
          <w:color w:val="000000" w:themeColor="text1"/>
          <w:sz w:val="24"/>
          <w:szCs w:val="24"/>
        </w:rPr>
        <w:t>Becoming a Critically Reflective Teacher</w:t>
      </w:r>
    </w:p>
    <w:p w14:paraId="4523F4C2"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Carreira, S., Clarke-Wilson, A., Faggiano, E. &amp; Montone, A. (2017) ‘From Acorns to Oak Trees: Charting Innovation Within Technology in Mathematics Education’, in Faggiano, E., Ferrara, F. &amp; Montone, A. (eds.) </w:t>
      </w:r>
      <w:r w:rsidRPr="00E54008">
        <w:rPr>
          <w:rFonts w:ascii="Times New Roman" w:hAnsi="Times New Roman"/>
          <w:i/>
          <w:iCs/>
          <w:color w:val="000000" w:themeColor="text1"/>
          <w:sz w:val="24"/>
          <w:szCs w:val="24"/>
        </w:rPr>
        <w:t xml:space="preserve">Innovation and Technology Enhancing Mathematics Education: Perspectives in the Digital Era, </w:t>
      </w:r>
      <w:r w:rsidRPr="00E54008">
        <w:rPr>
          <w:rFonts w:ascii="Times New Roman" w:hAnsi="Times New Roman"/>
          <w:color w:val="000000" w:themeColor="text1"/>
          <w:sz w:val="24"/>
          <w:szCs w:val="24"/>
        </w:rPr>
        <w:t>pp.9-35. Switzerland: Springer International Publishing.</w:t>
      </w:r>
    </w:p>
    <w:p w14:paraId="0F7198C9"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Cerqua, A., Gauthier, C. &amp; Dembélé, M. (2017) ‘Pedagogical Orientations and Foundations in the Discourse Emanating from the OECD’s TALIS Initiative’, </w:t>
      </w:r>
      <w:r w:rsidRPr="00E54008">
        <w:rPr>
          <w:rFonts w:ascii="Times New Roman" w:hAnsi="Times New Roman"/>
          <w:i/>
          <w:iCs/>
          <w:color w:val="000000" w:themeColor="text1"/>
          <w:sz w:val="24"/>
          <w:szCs w:val="24"/>
        </w:rPr>
        <w:t xml:space="preserve">International Perspectives on Education and Society, </w:t>
      </w:r>
      <w:r w:rsidRPr="00E54008">
        <w:rPr>
          <w:rFonts w:ascii="Times New Roman" w:hAnsi="Times New Roman"/>
          <w:color w:val="000000" w:themeColor="text1"/>
          <w:sz w:val="24"/>
          <w:szCs w:val="24"/>
        </w:rPr>
        <w:t>pp.61-95.</w:t>
      </w:r>
    </w:p>
    <w:p w14:paraId="13FF167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lastRenderedPageBreak/>
        <w:t xml:space="preserve">Chai, C. S. (2010) ‘The relationship among Singaporean pre-service teacher’s ICT competencies, pedagogical beliefs, and their beliefs on the espoused use of ICT.’, </w:t>
      </w:r>
      <w:r w:rsidRPr="00E54008">
        <w:rPr>
          <w:rFonts w:ascii="Times New Roman" w:hAnsi="Times New Roman"/>
          <w:i/>
          <w:iCs/>
          <w:color w:val="000000" w:themeColor="text1"/>
          <w:sz w:val="24"/>
          <w:szCs w:val="24"/>
        </w:rPr>
        <w:t xml:space="preserve">The Asia-Pacific Education Research, </w:t>
      </w:r>
      <w:r w:rsidRPr="00E54008">
        <w:rPr>
          <w:rFonts w:ascii="Times New Roman" w:hAnsi="Times New Roman"/>
          <w:color w:val="000000" w:themeColor="text1"/>
          <w:sz w:val="24"/>
          <w:szCs w:val="24"/>
        </w:rPr>
        <w:t>19(3), pp.387-400.</w:t>
      </w:r>
    </w:p>
    <w:p w14:paraId="3C0E671E"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Charalampos, C. (2019) ‘Enabling Active Learning in Large Classes Through the Use of Plickers’, </w:t>
      </w:r>
      <w:r w:rsidRPr="00E54008">
        <w:rPr>
          <w:rFonts w:ascii="Times New Roman" w:hAnsi="Times New Roman"/>
          <w:i/>
          <w:iCs/>
          <w:color w:val="000000" w:themeColor="text1"/>
          <w:sz w:val="24"/>
          <w:szCs w:val="24"/>
        </w:rPr>
        <w:t xml:space="preserve">5th International Conference on Higher Education Advances. </w:t>
      </w:r>
      <w:r w:rsidRPr="00E54008">
        <w:rPr>
          <w:rFonts w:ascii="Times New Roman" w:hAnsi="Times New Roman"/>
          <w:color w:val="000000" w:themeColor="text1"/>
          <w:sz w:val="24"/>
          <w:szCs w:val="24"/>
        </w:rPr>
        <w:t xml:space="preserve">Valencia, Spain, 26th June 2019. Glasgow: University of Glasgow. </w:t>
      </w:r>
    </w:p>
    <w:p w14:paraId="0F96BC19"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Chng, L. &amp; Gurvitch, R. (2018) ‘Using Plickers as an Assessment Tool in Health and Physical Education Settings’, </w:t>
      </w:r>
      <w:r w:rsidRPr="00E54008">
        <w:rPr>
          <w:rFonts w:ascii="Times New Roman" w:hAnsi="Times New Roman"/>
          <w:i/>
          <w:iCs/>
          <w:color w:val="000000" w:themeColor="text1"/>
          <w:sz w:val="24"/>
          <w:szCs w:val="24"/>
        </w:rPr>
        <w:t xml:space="preserve">Journal of Physical Education, </w:t>
      </w:r>
      <w:r w:rsidRPr="00E54008">
        <w:rPr>
          <w:rFonts w:ascii="Times New Roman" w:hAnsi="Times New Roman"/>
          <w:color w:val="000000" w:themeColor="text1"/>
          <w:sz w:val="24"/>
          <w:szCs w:val="24"/>
        </w:rPr>
        <w:t>89(2), pp.19-25.</w:t>
      </w:r>
    </w:p>
    <w:p w14:paraId="24BAC886"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bookmarkStart w:id="28" w:name="OLE_LINK26"/>
      <w:bookmarkStart w:id="29" w:name="OLE_LINK27"/>
      <w:bookmarkStart w:id="30" w:name="OLE_LINK28"/>
      <w:r w:rsidRPr="00E54008">
        <w:rPr>
          <w:rFonts w:ascii="Times New Roman" w:hAnsi="Times New Roman"/>
          <w:color w:val="000000" w:themeColor="text1"/>
          <w:sz w:val="24"/>
          <w:szCs w:val="24"/>
        </w:rPr>
        <w:t xml:space="preserve">Cizek, G. J. (2010) ‘An Introduction to Formative Assessment: History, Characteristics, and Challenges’, in Andrade, H.L. &amp; Cizek, G.J. (eds.) </w:t>
      </w:r>
      <w:r w:rsidRPr="00E54008">
        <w:rPr>
          <w:rFonts w:ascii="Times New Roman" w:hAnsi="Times New Roman"/>
          <w:i/>
          <w:iCs/>
          <w:color w:val="000000" w:themeColor="text1"/>
          <w:sz w:val="24"/>
          <w:szCs w:val="24"/>
        </w:rPr>
        <w:t>Handbook of Formative Assessment</w:t>
      </w:r>
      <w:r w:rsidRPr="00E54008">
        <w:rPr>
          <w:rFonts w:ascii="Times New Roman" w:hAnsi="Times New Roman"/>
          <w:color w:val="000000" w:themeColor="text1"/>
          <w:sz w:val="24"/>
          <w:szCs w:val="24"/>
        </w:rPr>
        <w:t>, pp.3-18. New York: Routledge.</w:t>
      </w:r>
    </w:p>
    <w:bookmarkEnd w:id="28"/>
    <w:bookmarkEnd w:id="29"/>
    <w:bookmarkEnd w:id="30"/>
    <w:p w14:paraId="2CAB946C" w14:textId="77777777" w:rsidR="002421E2" w:rsidRPr="00E54008" w:rsidRDefault="002421E2" w:rsidP="002421E2">
      <w:pPr>
        <w:autoSpaceDE w:val="0"/>
        <w:adjustRightInd w:val="0"/>
        <w:spacing w:line="360" w:lineRule="auto"/>
        <w:ind w:hanging="720"/>
        <w:rPr>
          <w:rFonts w:ascii="Times New Roman" w:hAnsi="Times New Roman"/>
          <w:i/>
          <w:iCs/>
          <w:color w:val="000000" w:themeColor="text1"/>
          <w:sz w:val="24"/>
          <w:szCs w:val="24"/>
        </w:rPr>
      </w:pPr>
      <w:r w:rsidRPr="00E54008">
        <w:rPr>
          <w:rFonts w:ascii="Times New Roman" w:hAnsi="Times New Roman"/>
          <w:color w:val="000000" w:themeColor="text1"/>
          <w:sz w:val="24"/>
          <w:szCs w:val="24"/>
        </w:rPr>
        <w:t xml:space="preserve">Cosgrove, J., Perkins, R., Shiel, G., Fish, R. &amp; McGuinness L. (2012) </w:t>
      </w:r>
      <w:r w:rsidRPr="00E54008">
        <w:rPr>
          <w:rFonts w:ascii="Times New Roman" w:hAnsi="Times New Roman"/>
          <w:i/>
          <w:iCs/>
          <w:color w:val="000000" w:themeColor="text1"/>
          <w:sz w:val="24"/>
          <w:szCs w:val="24"/>
        </w:rPr>
        <w:t xml:space="preserve">Teaching and Learning in Project Maths, Insights from Teachers who Participated in Pisa 2012: Summary Brochure. </w:t>
      </w:r>
      <w:r w:rsidRPr="00E54008">
        <w:rPr>
          <w:rFonts w:ascii="Times New Roman" w:hAnsi="Times New Roman"/>
          <w:color w:val="000000" w:themeColor="text1"/>
          <w:sz w:val="24"/>
          <w:szCs w:val="24"/>
        </w:rPr>
        <w:t xml:space="preserve">Dublin: Educational Research Centre. Available at: </w:t>
      </w:r>
      <w:hyperlink r:id="rId12" w:history="1">
        <w:r w:rsidRPr="00E54008">
          <w:rPr>
            <w:rStyle w:val="Hyperlink"/>
            <w:color w:val="000000" w:themeColor="text1"/>
            <w:sz w:val="24"/>
            <w:szCs w:val="24"/>
          </w:rPr>
          <w:t>www.erc.ie/documents/p12tlpm_brochure.pdf</w:t>
        </w:r>
      </w:hyperlink>
      <w:r w:rsidRPr="00E54008">
        <w:rPr>
          <w:rFonts w:ascii="Times New Roman" w:hAnsi="Times New Roman"/>
          <w:color w:val="000000" w:themeColor="text1"/>
          <w:sz w:val="24"/>
          <w:szCs w:val="24"/>
        </w:rPr>
        <w:t xml:space="preserve"> </w:t>
      </w:r>
    </w:p>
    <w:p w14:paraId="4D69C19C"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Costello, E. (2012) ‘Smart schools = smart economy: intelligence equation or text-speak policy. An examination of the influence of the concept of the knowledge economy on the framing of Irish government policy for ICT in schools’, </w:t>
      </w:r>
      <w:r w:rsidRPr="00E54008">
        <w:rPr>
          <w:rFonts w:ascii="Times New Roman" w:hAnsi="Times New Roman"/>
          <w:i/>
          <w:iCs/>
          <w:color w:val="000000" w:themeColor="text1"/>
          <w:sz w:val="24"/>
          <w:szCs w:val="24"/>
        </w:rPr>
        <w:t>Trinity Education Papers</w:t>
      </w:r>
      <w:r w:rsidRPr="00E54008">
        <w:rPr>
          <w:rFonts w:ascii="Times New Roman" w:hAnsi="Times New Roman"/>
          <w:color w:val="000000" w:themeColor="text1"/>
          <w:sz w:val="24"/>
          <w:szCs w:val="24"/>
        </w:rPr>
        <w:t>, 1(1), pp.72-93.</w:t>
      </w:r>
    </w:p>
    <w:p w14:paraId="6D35575C" w14:textId="77777777"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Cusi, A., Morselli, F. &amp; Sabena, C. (2019) ‘</w:t>
      </w:r>
      <w:bookmarkStart w:id="31" w:name="OLE_LINK9"/>
      <w:bookmarkStart w:id="32" w:name="OLE_LINK10"/>
      <w:r w:rsidRPr="00E54008">
        <w:rPr>
          <w:rFonts w:ascii="Times New Roman" w:hAnsi="Times New Roman"/>
          <w:color w:val="000000" w:themeColor="text1"/>
          <w:sz w:val="24"/>
          <w:szCs w:val="24"/>
        </w:rPr>
        <w:t>The Use of Polls to Enhance Formative Assessment Processes in Mathematics Classroom Discussions’</w:t>
      </w:r>
      <w:bookmarkEnd w:id="31"/>
      <w:bookmarkEnd w:id="32"/>
      <w:r w:rsidRPr="00E54008">
        <w:rPr>
          <w:rFonts w:ascii="Times New Roman" w:hAnsi="Times New Roman"/>
          <w:color w:val="000000" w:themeColor="text1"/>
          <w:sz w:val="24"/>
          <w:szCs w:val="24"/>
        </w:rPr>
        <w:t xml:space="preserve">, </w:t>
      </w:r>
      <w:r w:rsidRPr="00E54008">
        <w:rPr>
          <w:rFonts w:ascii="Times New Roman" w:hAnsi="Times New Roman"/>
          <w:i/>
          <w:iCs/>
          <w:color w:val="000000" w:themeColor="text1"/>
          <w:sz w:val="24"/>
          <w:szCs w:val="24"/>
        </w:rPr>
        <w:t>Technology in Mathematics Teaching</w:t>
      </w:r>
      <w:r w:rsidRPr="00E54008">
        <w:rPr>
          <w:rFonts w:ascii="Times New Roman" w:hAnsi="Times New Roman"/>
          <w:color w:val="000000" w:themeColor="text1"/>
          <w:sz w:val="24"/>
          <w:szCs w:val="24"/>
        </w:rPr>
        <w:t>, 13, pp.7-30.</w:t>
      </w:r>
    </w:p>
    <w:p w14:paraId="32654E86"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CORDIS (2017) </w:t>
      </w:r>
      <w:r>
        <w:rPr>
          <w:rFonts w:ascii="Times New Roman" w:hAnsi="Times New Roman"/>
          <w:i/>
          <w:iCs/>
          <w:color w:val="000000" w:themeColor="text1"/>
          <w:sz w:val="24"/>
          <w:szCs w:val="24"/>
        </w:rPr>
        <w:t>Improving progress for lower achievers through Formative Assessment in Science and Mathematics Education.</w:t>
      </w:r>
      <w:r>
        <w:rPr>
          <w:rFonts w:ascii="Times New Roman" w:hAnsi="Times New Roman"/>
          <w:color w:val="000000" w:themeColor="text1"/>
          <w:sz w:val="24"/>
          <w:szCs w:val="24"/>
        </w:rPr>
        <w:t xml:space="preserve"> Available at: </w:t>
      </w:r>
      <w:r w:rsidRPr="00772BCE">
        <w:rPr>
          <w:rFonts w:ascii="Times New Roman" w:hAnsi="Times New Roman"/>
          <w:color w:val="000000" w:themeColor="text1"/>
          <w:sz w:val="24"/>
          <w:szCs w:val="24"/>
        </w:rPr>
        <w:t>https://cordis.europa.eu/project/id/612337</w:t>
      </w:r>
      <w:r>
        <w:rPr>
          <w:rFonts w:ascii="Times New Roman" w:hAnsi="Times New Roman"/>
          <w:color w:val="000000" w:themeColor="text1"/>
          <w:sz w:val="24"/>
          <w:szCs w:val="24"/>
        </w:rPr>
        <w:t xml:space="preserve">  </w:t>
      </w:r>
    </w:p>
    <w:p w14:paraId="738225F2"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Science (1997) </w:t>
      </w:r>
      <w:r w:rsidRPr="00E54008">
        <w:rPr>
          <w:rFonts w:ascii="Times New Roman" w:hAnsi="Times New Roman"/>
          <w:i/>
          <w:iCs/>
          <w:color w:val="000000" w:themeColor="text1"/>
          <w:sz w:val="24"/>
          <w:szCs w:val="24"/>
        </w:rPr>
        <w:t xml:space="preserve">Schools IT2000: A Policy Framework for the New Millennium. </w:t>
      </w:r>
      <w:r w:rsidRPr="00E54008">
        <w:rPr>
          <w:rFonts w:ascii="Times New Roman" w:hAnsi="Times New Roman"/>
          <w:color w:val="000000" w:themeColor="text1"/>
          <w:sz w:val="24"/>
          <w:szCs w:val="24"/>
        </w:rPr>
        <w:t xml:space="preserve">Dublin: DES. </w:t>
      </w:r>
      <w:hyperlink r:id="rId13" w:history="1">
        <w:r w:rsidRPr="00E54008">
          <w:rPr>
            <w:rStyle w:val="Hyperlink"/>
            <w:color w:val="000000" w:themeColor="text1"/>
            <w:sz w:val="24"/>
            <w:szCs w:val="24"/>
          </w:rPr>
          <w:t>https://www.education.ie/en/Publications/Policy-Reports/Schools-IT2000.pdf</w:t>
        </w:r>
      </w:hyperlink>
      <w:r w:rsidRPr="00E54008">
        <w:rPr>
          <w:rFonts w:ascii="Times New Roman" w:hAnsi="Times New Roman"/>
          <w:color w:val="000000" w:themeColor="text1"/>
          <w:sz w:val="24"/>
          <w:szCs w:val="24"/>
        </w:rPr>
        <w:t xml:space="preserve"> </w:t>
      </w:r>
    </w:p>
    <w:p w14:paraId="62F6A8C0"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Science (2000) </w:t>
      </w:r>
      <w:r w:rsidRPr="00E54008">
        <w:rPr>
          <w:rFonts w:ascii="Times New Roman" w:hAnsi="Times New Roman"/>
          <w:i/>
          <w:iCs/>
          <w:color w:val="000000" w:themeColor="text1"/>
          <w:sz w:val="24"/>
          <w:szCs w:val="24"/>
        </w:rPr>
        <w:t xml:space="preserve">Blueprint for the Future of ICT in Irish Education 2001-2003. </w:t>
      </w:r>
      <w:r w:rsidRPr="00E54008">
        <w:rPr>
          <w:rFonts w:ascii="Times New Roman" w:hAnsi="Times New Roman"/>
          <w:color w:val="000000" w:themeColor="text1"/>
          <w:sz w:val="24"/>
          <w:szCs w:val="24"/>
        </w:rPr>
        <w:t xml:space="preserve">Dublin: DES. Available at: </w:t>
      </w:r>
      <w:hyperlink r:id="rId14" w:history="1">
        <w:r w:rsidRPr="00E54008">
          <w:rPr>
            <w:rStyle w:val="Hyperlink"/>
            <w:color w:val="000000" w:themeColor="text1"/>
            <w:sz w:val="24"/>
            <w:szCs w:val="24"/>
          </w:rPr>
          <w:t>https://www.pdsttechnologyineducation.ie/en/PUBLICATIONS/Other-Publications-Reports/Blueprint-for-the-Future-of-ICT-in-Irish-Education.PDF</w:t>
        </w:r>
      </w:hyperlink>
      <w:r w:rsidRPr="00E54008">
        <w:rPr>
          <w:rFonts w:ascii="Times New Roman" w:hAnsi="Times New Roman"/>
          <w:color w:val="000000" w:themeColor="text1"/>
          <w:sz w:val="24"/>
          <w:szCs w:val="24"/>
        </w:rPr>
        <w:t xml:space="preserve"> </w:t>
      </w:r>
    </w:p>
    <w:p w14:paraId="2BB4C70F"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Science (2008) </w:t>
      </w:r>
      <w:r w:rsidRPr="00E54008">
        <w:rPr>
          <w:rFonts w:ascii="Times New Roman" w:hAnsi="Times New Roman"/>
          <w:i/>
          <w:iCs/>
          <w:color w:val="000000" w:themeColor="text1"/>
          <w:sz w:val="24"/>
          <w:szCs w:val="24"/>
        </w:rPr>
        <w:t xml:space="preserve">Investing Effectively in ICT in Schools 2008-2013. </w:t>
      </w:r>
      <w:r w:rsidRPr="00E54008">
        <w:rPr>
          <w:rFonts w:ascii="Times New Roman" w:hAnsi="Times New Roman"/>
          <w:color w:val="000000" w:themeColor="text1"/>
          <w:sz w:val="24"/>
          <w:szCs w:val="24"/>
        </w:rPr>
        <w:t xml:space="preserve">Dublin: DES. Available at: </w:t>
      </w:r>
      <w:hyperlink r:id="rId15" w:history="1">
        <w:r w:rsidRPr="00E54008">
          <w:rPr>
            <w:rStyle w:val="Hyperlink"/>
            <w:color w:val="000000" w:themeColor="text1"/>
            <w:sz w:val="24"/>
            <w:szCs w:val="24"/>
          </w:rPr>
          <w:t>https://www.education.ie/en/Publications/Policy-</w:t>
        </w:r>
        <w:r w:rsidRPr="00E54008">
          <w:rPr>
            <w:rStyle w:val="Hyperlink"/>
            <w:color w:val="000000" w:themeColor="text1"/>
            <w:sz w:val="24"/>
            <w:szCs w:val="24"/>
          </w:rPr>
          <w:lastRenderedPageBreak/>
          <w:t>Reports/Investing-Effectively-in-Information-and-Communication-Technology-in-Schools-2008-2013.pdf</w:t>
        </w:r>
      </w:hyperlink>
      <w:r w:rsidRPr="00E54008">
        <w:rPr>
          <w:rFonts w:ascii="Times New Roman" w:hAnsi="Times New Roman"/>
          <w:color w:val="000000" w:themeColor="text1"/>
          <w:sz w:val="24"/>
          <w:szCs w:val="24"/>
        </w:rPr>
        <w:t xml:space="preserve"> </w:t>
      </w:r>
    </w:p>
    <w:p w14:paraId="51456736"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Science (2009) </w:t>
      </w:r>
      <w:r w:rsidRPr="00E54008">
        <w:rPr>
          <w:rFonts w:ascii="Times New Roman" w:hAnsi="Times New Roman"/>
          <w:i/>
          <w:iCs/>
          <w:color w:val="000000" w:themeColor="text1"/>
          <w:sz w:val="24"/>
          <w:szCs w:val="24"/>
        </w:rPr>
        <w:t xml:space="preserve">Smart Schools = Smart Economy. </w:t>
      </w:r>
      <w:r w:rsidRPr="00E54008">
        <w:rPr>
          <w:rFonts w:ascii="Times New Roman" w:hAnsi="Times New Roman"/>
          <w:color w:val="000000" w:themeColor="text1"/>
          <w:sz w:val="24"/>
          <w:szCs w:val="24"/>
        </w:rPr>
        <w:t xml:space="preserve">Dublin: DES. Available at: </w:t>
      </w:r>
      <w:hyperlink r:id="rId16" w:history="1">
        <w:r w:rsidRPr="00E54008">
          <w:rPr>
            <w:rStyle w:val="Hyperlink"/>
            <w:color w:val="000000" w:themeColor="text1"/>
            <w:sz w:val="24"/>
            <w:szCs w:val="24"/>
          </w:rPr>
          <w:t>https://www.education.ie/en/Publications/Policy-Reports/Investing-Effectively-in-Information-and-Communication-Technology-in-Schools-2008-2013.pdf</w:t>
        </w:r>
      </w:hyperlink>
      <w:r w:rsidRPr="00E54008">
        <w:rPr>
          <w:rFonts w:ascii="Times New Roman" w:hAnsi="Times New Roman"/>
          <w:color w:val="000000" w:themeColor="text1"/>
          <w:sz w:val="24"/>
          <w:szCs w:val="24"/>
        </w:rPr>
        <w:t xml:space="preserve"> </w:t>
      </w:r>
    </w:p>
    <w:p w14:paraId="6E955782"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Skills (2015) </w:t>
      </w:r>
      <w:r w:rsidRPr="00E54008">
        <w:rPr>
          <w:rFonts w:ascii="Times New Roman" w:hAnsi="Times New Roman"/>
          <w:i/>
          <w:iCs/>
          <w:color w:val="000000" w:themeColor="text1"/>
          <w:sz w:val="24"/>
          <w:szCs w:val="24"/>
        </w:rPr>
        <w:t xml:space="preserve">Digital Strategy for Schools 2015-2020: Enhancing teaching, learning and assessment. </w:t>
      </w:r>
      <w:r w:rsidRPr="00E54008">
        <w:rPr>
          <w:rFonts w:ascii="Times New Roman" w:hAnsi="Times New Roman"/>
          <w:color w:val="000000" w:themeColor="text1"/>
          <w:sz w:val="24"/>
          <w:szCs w:val="24"/>
        </w:rPr>
        <w:t xml:space="preserve">Dublin: DES. Available at: </w:t>
      </w:r>
      <w:hyperlink r:id="rId17" w:history="1">
        <w:r w:rsidRPr="00E54008">
          <w:rPr>
            <w:rStyle w:val="Hyperlink"/>
            <w:color w:val="000000" w:themeColor="text1"/>
            <w:sz w:val="24"/>
            <w:szCs w:val="24"/>
          </w:rPr>
          <w:t>https://www.education.ie/en/Publications/Policy-Reports/Digital-Strategy-for-Schools-2015-2020.pdf</w:t>
        </w:r>
      </w:hyperlink>
      <w:r w:rsidRPr="00E54008">
        <w:rPr>
          <w:rFonts w:ascii="Times New Roman" w:hAnsi="Times New Roman"/>
          <w:color w:val="000000" w:themeColor="text1"/>
          <w:sz w:val="24"/>
          <w:szCs w:val="24"/>
        </w:rPr>
        <w:t xml:space="preserve"> </w:t>
      </w:r>
    </w:p>
    <w:p w14:paraId="724B0EB5" w14:textId="77777777"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Skills (2015) </w:t>
      </w:r>
      <w:r w:rsidRPr="00E54008">
        <w:rPr>
          <w:rFonts w:ascii="Times New Roman" w:hAnsi="Times New Roman"/>
          <w:i/>
          <w:iCs/>
          <w:color w:val="000000" w:themeColor="text1"/>
          <w:sz w:val="24"/>
          <w:szCs w:val="24"/>
        </w:rPr>
        <w:t xml:space="preserve">Framework for Junior Cycle. </w:t>
      </w:r>
      <w:r w:rsidRPr="00E54008">
        <w:rPr>
          <w:rFonts w:ascii="Times New Roman" w:hAnsi="Times New Roman"/>
          <w:color w:val="000000" w:themeColor="text1"/>
          <w:sz w:val="24"/>
          <w:szCs w:val="24"/>
        </w:rPr>
        <w:t xml:space="preserve">Dublin: DES. Available at: </w:t>
      </w:r>
      <w:hyperlink r:id="rId18" w:history="1">
        <w:r w:rsidRPr="00E54008">
          <w:rPr>
            <w:rStyle w:val="Hyperlink"/>
            <w:sz w:val="24"/>
            <w:szCs w:val="24"/>
          </w:rPr>
          <w:t>https://ncca.ie/media/3249/framework-for-junior-cycle-2015-en.pdf</w:t>
        </w:r>
      </w:hyperlink>
      <w:r w:rsidRPr="00E54008">
        <w:rPr>
          <w:rFonts w:ascii="Times New Roman" w:hAnsi="Times New Roman"/>
          <w:color w:val="000000" w:themeColor="text1"/>
          <w:sz w:val="24"/>
          <w:szCs w:val="24"/>
        </w:rPr>
        <w:t xml:space="preserve"> </w:t>
      </w:r>
    </w:p>
    <w:p w14:paraId="448038F4"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Department of Education and Skills (2015) </w:t>
      </w:r>
      <w:r>
        <w:rPr>
          <w:rFonts w:ascii="Times New Roman" w:hAnsi="Times New Roman"/>
          <w:i/>
          <w:iCs/>
          <w:color w:val="000000" w:themeColor="text1"/>
          <w:sz w:val="24"/>
          <w:szCs w:val="24"/>
        </w:rPr>
        <w:t>Formative Assessment in Mathematics.</w:t>
      </w:r>
      <w:r>
        <w:rPr>
          <w:rFonts w:ascii="Times New Roman" w:hAnsi="Times New Roman"/>
          <w:color w:val="000000" w:themeColor="text1"/>
          <w:sz w:val="24"/>
          <w:szCs w:val="24"/>
        </w:rPr>
        <w:t xml:space="preserve"> Dublin: DES. Available at: </w:t>
      </w:r>
      <w:hyperlink r:id="rId19" w:history="1">
        <w:r w:rsidRPr="00377216">
          <w:rPr>
            <w:rStyle w:val="Hyperlink"/>
            <w:sz w:val="24"/>
            <w:szCs w:val="24"/>
          </w:rPr>
          <w:t>https://jct.ie/perch/resources/maths/formative-assessment-leaflet-pdf.pdf</w:t>
        </w:r>
      </w:hyperlink>
      <w:r>
        <w:rPr>
          <w:rFonts w:ascii="Times New Roman" w:hAnsi="Times New Roman"/>
          <w:color w:val="000000" w:themeColor="text1"/>
          <w:sz w:val="24"/>
          <w:szCs w:val="24"/>
        </w:rPr>
        <w:t xml:space="preserve"> </w:t>
      </w:r>
    </w:p>
    <w:p w14:paraId="0615C495"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Skills (2017) </w:t>
      </w:r>
      <w:r w:rsidRPr="00E54008">
        <w:rPr>
          <w:rFonts w:ascii="Times New Roman" w:hAnsi="Times New Roman"/>
          <w:i/>
          <w:iCs/>
          <w:color w:val="000000" w:themeColor="text1"/>
          <w:sz w:val="24"/>
          <w:szCs w:val="24"/>
        </w:rPr>
        <w:t>Minister Bruton launches School Excellence Fund – Digital</w:t>
      </w:r>
      <w:r w:rsidRPr="00E54008">
        <w:rPr>
          <w:rFonts w:ascii="Times New Roman" w:hAnsi="Times New Roman"/>
          <w:color w:val="000000" w:themeColor="text1"/>
          <w:sz w:val="24"/>
          <w:szCs w:val="24"/>
        </w:rPr>
        <w:t xml:space="preserve"> [Press Release]. 15th December. Available at: </w:t>
      </w:r>
      <w:hyperlink r:id="rId20" w:history="1">
        <w:r w:rsidRPr="00E54008">
          <w:rPr>
            <w:rStyle w:val="Hyperlink"/>
            <w:color w:val="000000" w:themeColor="text1"/>
            <w:sz w:val="24"/>
            <w:szCs w:val="24"/>
          </w:rPr>
          <w:t>https://www.education.ie/en/Press-Events/Press-Releases/2017-Press-Releases/PR17-12-15.html</w:t>
        </w:r>
      </w:hyperlink>
      <w:r w:rsidRPr="00E54008">
        <w:rPr>
          <w:rFonts w:ascii="Times New Roman" w:hAnsi="Times New Roman"/>
          <w:color w:val="000000" w:themeColor="text1"/>
          <w:sz w:val="24"/>
          <w:szCs w:val="24"/>
        </w:rPr>
        <w:t xml:space="preserve"> </w:t>
      </w:r>
    </w:p>
    <w:p w14:paraId="0C2336B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Skills (2019) </w:t>
      </w:r>
      <w:r w:rsidRPr="00E54008">
        <w:rPr>
          <w:rFonts w:ascii="Times New Roman" w:hAnsi="Times New Roman"/>
          <w:i/>
          <w:iCs/>
          <w:color w:val="000000" w:themeColor="text1"/>
          <w:sz w:val="24"/>
          <w:szCs w:val="24"/>
        </w:rPr>
        <w:t xml:space="preserve">Digital Strategy for Schools 2015-2020: Action Plan 2019. </w:t>
      </w:r>
      <w:r w:rsidRPr="00E54008">
        <w:rPr>
          <w:rFonts w:ascii="Times New Roman" w:hAnsi="Times New Roman"/>
          <w:color w:val="000000" w:themeColor="text1"/>
          <w:sz w:val="24"/>
          <w:szCs w:val="24"/>
        </w:rPr>
        <w:t xml:space="preserve">Dublin: DES. Available at: </w:t>
      </w:r>
      <w:hyperlink r:id="rId21" w:history="1">
        <w:r w:rsidRPr="00E54008">
          <w:rPr>
            <w:rStyle w:val="Hyperlink"/>
            <w:color w:val="000000" w:themeColor="text1"/>
            <w:sz w:val="24"/>
            <w:szCs w:val="24"/>
          </w:rPr>
          <w:t>https://www.education.ie/en/Publications/Policy-Reports/digital-strategy-action-plan-2019.pdf</w:t>
        </w:r>
      </w:hyperlink>
      <w:r w:rsidRPr="00E54008">
        <w:rPr>
          <w:rFonts w:ascii="Times New Roman" w:hAnsi="Times New Roman"/>
          <w:color w:val="000000" w:themeColor="text1"/>
          <w:sz w:val="24"/>
          <w:szCs w:val="24"/>
        </w:rPr>
        <w:t xml:space="preserve"> </w:t>
      </w:r>
    </w:p>
    <w:p w14:paraId="3DF7A363" w14:textId="48151D5A"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Department of Education and Skills (2020) </w:t>
      </w:r>
      <w:r w:rsidRPr="00E54008">
        <w:rPr>
          <w:rFonts w:ascii="Times New Roman" w:hAnsi="Times New Roman"/>
          <w:i/>
          <w:iCs/>
          <w:color w:val="000000" w:themeColor="text1"/>
          <w:sz w:val="24"/>
          <w:szCs w:val="24"/>
        </w:rPr>
        <w:t xml:space="preserve">Circular 0031: Grant Scheme for ICT Infrastructure – 2019/2020 School Year. </w:t>
      </w:r>
      <w:r w:rsidRPr="00E54008">
        <w:rPr>
          <w:rFonts w:ascii="Times New Roman" w:hAnsi="Times New Roman"/>
          <w:color w:val="000000" w:themeColor="text1"/>
          <w:sz w:val="24"/>
          <w:szCs w:val="24"/>
        </w:rPr>
        <w:t xml:space="preserve">Dublin: DES. Available at: </w:t>
      </w:r>
      <w:hyperlink r:id="rId22" w:history="1">
        <w:r w:rsidRPr="00E54008">
          <w:rPr>
            <w:rStyle w:val="Hyperlink"/>
            <w:color w:val="000000" w:themeColor="text1"/>
            <w:sz w:val="24"/>
            <w:szCs w:val="24"/>
          </w:rPr>
          <w:t>https://www.education.ie/en/Circulars-and-Forms/Active-Circulars/cl0031_2020.pdf</w:t>
        </w:r>
      </w:hyperlink>
      <w:r w:rsidRPr="00E54008">
        <w:rPr>
          <w:rFonts w:ascii="Times New Roman" w:hAnsi="Times New Roman"/>
          <w:color w:val="000000" w:themeColor="text1"/>
          <w:sz w:val="24"/>
          <w:szCs w:val="24"/>
        </w:rPr>
        <w:t xml:space="preserve"> </w:t>
      </w:r>
    </w:p>
    <w:p w14:paraId="2F117554" w14:textId="77777777" w:rsidR="00C21131" w:rsidRPr="00C21131" w:rsidRDefault="00C21131" w:rsidP="00C21131">
      <w:pPr>
        <w:autoSpaceDE w:val="0"/>
        <w:adjustRightInd w:val="0"/>
        <w:spacing w:line="360" w:lineRule="auto"/>
        <w:ind w:hanging="720"/>
        <w:rPr>
          <w:rFonts w:ascii="Times New Roman" w:hAnsi="Times New Roman"/>
          <w:color w:val="000000" w:themeColor="text1"/>
          <w:sz w:val="24"/>
          <w:szCs w:val="24"/>
          <w:lang w:val="en-IE"/>
        </w:rPr>
      </w:pPr>
      <w:r w:rsidRPr="00C21131">
        <w:rPr>
          <w:rFonts w:ascii="Times New Roman" w:hAnsi="Times New Roman"/>
          <w:color w:val="000000" w:themeColor="text1"/>
          <w:sz w:val="24"/>
          <w:szCs w:val="24"/>
          <w:lang w:val="en-IE"/>
        </w:rPr>
        <w:t xml:space="preserve">Department of Education and Skills (2020) </w:t>
      </w:r>
      <w:r w:rsidRPr="00C21131">
        <w:rPr>
          <w:rFonts w:ascii="Times New Roman" w:hAnsi="Times New Roman"/>
          <w:i/>
          <w:iCs/>
          <w:color w:val="000000" w:themeColor="text1"/>
          <w:sz w:val="24"/>
          <w:szCs w:val="24"/>
          <w:lang w:val="en-IE"/>
        </w:rPr>
        <w:t xml:space="preserve">COVID-19 Response Plan for the safe and sustainable operation of Post Primary Schools. </w:t>
      </w:r>
      <w:r w:rsidRPr="00C21131">
        <w:rPr>
          <w:rFonts w:ascii="Times New Roman" w:hAnsi="Times New Roman"/>
          <w:color w:val="000000" w:themeColor="text1"/>
          <w:sz w:val="24"/>
          <w:szCs w:val="24"/>
          <w:lang w:val="en-IE"/>
        </w:rPr>
        <w:t>Dublin: DES. Available at: https://assets.gov.ie/83312/6c36aaac-22fc-44fd-a4be-88cea4db82d6.pdf</w:t>
      </w:r>
    </w:p>
    <w:p w14:paraId="6D13E3A7" w14:textId="77777777" w:rsidR="00C21131" w:rsidRPr="00E54008" w:rsidRDefault="00C21131" w:rsidP="002421E2">
      <w:pPr>
        <w:autoSpaceDE w:val="0"/>
        <w:adjustRightInd w:val="0"/>
        <w:spacing w:line="360" w:lineRule="auto"/>
        <w:ind w:hanging="720"/>
        <w:rPr>
          <w:rFonts w:ascii="Times New Roman" w:hAnsi="Times New Roman"/>
          <w:color w:val="000000" w:themeColor="text1"/>
          <w:sz w:val="24"/>
          <w:szCs w:val="24"/>
        </w:rPr>
      </w:pPr>
    </w:p>
    <w:p w14:paraId="6043E5AE"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Dijk, J. V. &amp; Hacker, K. (2003) ‘The digital divide as a complex and dynamic phenomenon’, </w:t>
      </w:r>
      <w:r w:rsidRPr="00E54008">
        <w:rPr>
          <w:rFonts w:ascii="Times New Roman" w:hAnsi="Times New Roman"/>
          <w:i/>
          <w:iCs/>
          <w:color w:val="000000" w:themeColor="text1"/>
          <w:sz w:val="24"/>
          <w:szCs w:val="24"/>
        </w:rPr>
        <w:t xml:space="preserve">The information society, </w:t>
      </w:r>
      <w:r w:rsidRPr="00E54008">
        <w:rPr>
          <w:rFonts w:ascii="Times New Roman" w:hAnsi="Times New Roman"/>
          <w:color w:val="000000" w:themeColor="text1"/>
          <w:sz w:val="24"/>
          <w:szCs w:val="24"/>
        </w:rPr>
        <w:t>19(4), pp.315-326.</w:t>
      </w:r>
    </w:p>
    <w:p w14:paraId="27CF2073"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Donnelly, D., McGarr, O. &amp; O’Reilly, J. (2011) ‘A framework for teachers’ integration of ICT into their classroom practice’, </w:t>
      </w:r>
      <w:r w:rsidRPr="00E54008">
        <w:rPr>
          <w:rFonts w:ascii="Times New Roman" w:hAnsi="Times New Roman"/>
          <w:i/>
          <w:iCs/>
          <w:color w:val="000000" w:themeColor="text1"/>
          <w:sz w:val="24"/>
          <w:szCs w:val="24"/>
        </w:rPr>
        <w:t>Computers and Education</w:t>
      </w:r>
      <w:r w:rsidRPr="00E54008">
        <w:rPr>
          <w:rFonts w:ascii="Times New Roman" w:hAnsi="Times New Roman"/>
          <w:color w:val="000000" w:themeColor="text1"/>
          <w:sz w:val="24"/>
          <w:szCs w:val="24"/>
        </w:rPr>
        <w:t>, 57(2), pp.1469–1483.</w:t>
      </w:r>
    </w:p>
    <w:p w14:paraId="501CA641" w14:textId="14F29BBC"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Drijvers, P., Ball, L., Barzel, B., Heid, M. K., Cao, Y. &amp; Maschietto, M. (2016) ‘Uses of Technology in Lower Secondary Mathematics Education: A Concise Topical Study’, </w:t>
      </w:r>
      <w:r w:rsidRPr="00E54008">
        <w:rPr>
          <w:rFonts w:ascii="Times New Roman" w:hAnsi="Times New Roman"/>
          <w:i/>
          <w:iCs/>
          <w:color w:val="000000" w:themeColor="text1"/>
          <w:sz w:val="24"/>
          <w:szCs w:val="24"/>
        </w:rPr>
        <w:t>ICME-13 Topical Surveys.</w:t>
      </w:r>
      <w:r w:rsidRPr="00E54008">
        <w:rPr>
          <w:rFonts w:ascii="Times New Roman" w:hAnsi="Times New Roman"/>
          <w:color w:val="000000" w:themeColor="text1"/>
          <w:sz w:val="24"/>
          <w:szCs w:val="24"/>
        </w:rPr>
        <w:t xml:space="preserve"> pp.1-34.</w:t>
      </w:r>
    </w:p>
    <w:p w14:paraId="19B0C227" w14:textId="77777777" w:rsidR="00C21131" w:rsidRPr="00C21131" w:rsidRDefault="00C21131" w:rsidP="00C21131">
      <w:pPr>
        <w:autoSpaceDE w:val="0"/>
        <w:adjustRightInd w:val="0"/>
        <w:spacing w:line="360" w:lineRule="auto"/>
        <w:ind w:hanging="720"/>
        <w:rPr>
          <w:rFonts w:ascii="Times New Roman" w:hAnsi="Times New Roman"/>
          <w:color w:val="000000" w:themeColor="text1"/>
          <w:sz w:val="24"/>
          <w:szCs w:val="24"/>
          <w:lang w:val="en-IE"/>
        </w:rPr>
      </w:pPr>
      <w:r w:rsidRPr="00C21131">
        <w:rPr>
          <w:rFonts w:ascii="Times New Roman" w:hAnsi="Times New Roman"/>
          <w:color w:val="000000" w:themeColor="text1"/>
          <w:sz w:val="24"/>
          <w:szCs w:val="24"/>
          <w:lang w:val="en-IE"/>
        </w:rPr>
        <w:lastRenderedPageBreak/>
        <w:t xml:space="preserve">Driscoll, M. (2014) </w:t>
      </w:r>
      <w:r w:rsidRPr="00C21131">
        <w:rPr>
          <w:rFonts w:ascii="Times New Roman" w:hAnsi="Times New Roman"/>
          <w:i/>
          <w:iCs/>
          <w:color w:val="000000" w:themeColor="text1"/>
          <w:sz w:val="24"/>
          <w:szCs w:val="24"/>
          <w:lang w:val="en-IE"/>
        </w:rPr>
        <w:t xml:space="preserve">Psychology of Learning for Instruction. </w:t>
      </w:r>
      <w:r w:rsidRPr="00C21131">
        <w:rPr>
          <w:rFonts w:ascii="Times New Roman" w:hAnsi="Times New Roman"/>
          <w:color w:val="000000" w:themeColor="text1"/>
          <w:sz w:val="24"/>
          <w:szCs w:val="24"/>
          <w:lang w:val="en-IE"/>
        </w:rPr>
        <w:t>3</w:t>
      </w:r>
      <w:r w:rsidRPr="00C21131">
        <w:rPr>
          <w:rFonts w:ascii="Times New Roman" w:hAnsi="Times New Roman"/>
          <w:color w:val="000000" w:themeColor="text1"/>
          <w:sz w:val="24"/>
          <w:szCs w:val="24"/>
          <w:vertAlign w:val="superscript"/>
          <w:lang w:val="en-IE"/>
        </w:rPr>
        <w:t>rd</w:t>
      </w:r>
      <w:r w:rsidRPr="00C21131">
        <w:rPr>
          <w:rFonts w:ascii="Times New Roman" w:hAnsi="Times New Roman"/>
          <w:color w:val="000000" w:themeColor="text1"/>
          <w:sz w:val="24"/>
          <w:szCs w:val="24"/>
          <w:lang w:val="en-IE"/>
        </w:rPr>
        <w:t xml:space="preserve"> edition. Essex: Pearson Education Limited</w:t>
      </w:r>
    </w:p>
    <w:p w14:paraId="3A4D32E5" w14:textId="77777777" w:rsidR="00C21131" w:rsidRPr="00E54008" w:rsidRDefault="00C21131" w:rsidP="002421E2">
      <w:pPr>
        <w:autoSpaceDE w:val="0"/>
        <w:adjustRightInd w:val="0"/>
        <w:spacing w:line="360" w:lineRule="auto"/>
        <w:ind w:hanging="720"/>
        <w:rPr>
          <w:rFonts w:ascii="Times New Roman" w:hAnsi="Times New Roman"/>
          <w:color w:val="000000" w:themeColor="text1"/>
          <w:sz w:val="24"/>
          <w:szCs w:val="24"/>
        </w:rPr>
      </w:pPr>
    </w:p>
    <w:p w14:paraId="7622FA94"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Durkheim, E. (1956) </w:t>
      </w:r>
      <w:r w:rsidRPr="00E54008">
        <w:rPr>
          <w:rFonts w:ascii="Times New Roman" w:hAnsi="Times New Roman"/>
          <w:i/>
          <w:iCs/>
          <w:color w:val="000000" w:themeColor="text1"/>
          <w:sz w:val="24"/>
          <w:szCs w:val="24"/>
        </w:rPr>
        <w:t xml:space="preserve">Education and sociology. </w:t>
      </w:r>
      <w:r w:rsidRPr="00E54008">
        <w:rPr>
          <w:rFonts w:ascii="Times New Roman" w:hAnsi="Times New Roman"/>
          <w:color w:val="000000" w:themeColor="text1"/>
          <w:sz w:val="24"/>
          <w:szCs w:val="24"/>
        </w:rPr>
        <w:t>New York: Free Press.</w:t>
      </w:r>
    </w:p>
    <w:p w14:paraId="36F40058"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Ertmer, P. A., Ottenbreit-Leftwich, A. T., Sadik, O., Sendurur, E. &amp; Sendurur, P. (2012) ‘Teacher beliefs and technology integration practices: A critical relationship’, </w:t>
      </w:r>
      <w:r w:rsidRPr="00E54008">
        <w:rPr>
          <w:rFonts w:ascii="Times New Roman" w:hAnsi="Times New Roman"/>
          <w:i/>
          <w:iCs/>
          <w:color w:val="000000" w:themeColor="text1"/>
          <w:sz w:val="24"/>
          <w:szCs w:val="24"/>
        </w:rPr>
        <w:t xml:space="preserve">Computers &amp; Education, </w:t>
      </w:r>
      <w:r w:rsidRPr="00E54008">
        <w:rPr>
          <w:rFonts w:ascii="Times New Roman" w:hAnsi="Times New Roman"/>
          <w:color w:val="000000" w:themeColor="text1"/>
          <w:sz w:val="24"/>
          <w:szCs w:val="24"/>
        </w:rPr>
        <w:t>59, pp.423-435.</w:t>
      </w:r>
    </w:p>
    <w:p w14:paraId="49BDFE1E"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Gilleece, L., Shiel, G., Perkins, R. &amp; Proctor, M. (2009) </w:t>
      </w:r>
      <w:r w:rsidRPr="00E54008">
        <w:rPr>
          <w:rFonts w:ascii="Times New Roman" w:hAnsi="Times New Roman"/>
          <w:i/>
          <w:iCs/>
          <w:color w:val="000000" w:themeColor="text1"/>
          <w:sz w:val="24"/>
          <w:szCs w:val="24"/>
        </w:rPr>
        <w:t xml:space="preserve">Teaching and learning International Survey (2008): National Report for Ireland. </w:t>
      </w:r>
      <w:r w:rsidRPr="00E54008">
        <w:rPr>
          <w:rFonts w:ascii="Times New Roman" w:hAnsi="Times New Roman"/>
          <w:color w:val="000000" w:themeColor="text1"/>
          <w:sz w:val="24"/>
          <w:szCs w:val="24"/>
        </w:rPr>
        <w:t xml:space="preserve">Dublin: Educational Research Centre. Available at: </w:t>
      </w:r>
      <w:hyperlink r:id="rId23" w:history="1">
        <w:r w:rsidRPr="00E54008">
          <w:rPr>
            <w:rStyle w:val="Hyperlink"/>
            <w:color w:val="000000" w:themeColor="text1"/>
            <w:sz w:val="24"/>
            <w:szCs w:val="24"/>
          </w:rPr>
          <w:t>www.erc.ie/documents/talis_national_report_2009.pdf</w:t>
        </w:r>
      </w:hyperlink>
      <w:r w:rsidRPr="00E54008">
        <w:rPr>
          <w:rFonts w:ascii="Times New Roman" w:hAnsi="Times New Roman"/>
          <w:color w:val="000000" w:themeColor="text1"/>
          <w:sz w:val="24"/>
          <w:szCs w:val="24"/>
        </w:rPr>
        <w:t xml:space="preserve"> </w:t>
      </w:r>
    </w:p>
    <w:p w14:paraId="18CAB00C"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Gilakanji, A. P., Leong, L. M. &amp; Ismail, H. N. (2013) ‘Teachers’ Use of Technology and Constructivism’, </w:t>
      </w:r>
      <w:r w:rsidRPr="00E54008">
        <w:rPr>
          <w:rFonts w:ascii="Times New Roman" w:hAnsi="Times New Roman"/>
          <w:i/>
          <w:iCs/>
          <w:color w:val="000000" w:themeColor="text1"/>
          <w:sz w:val="24"/>
          <w:szCs w:val="24"/>
        </w:rPr>
        <w:t xml:space="preserve">International Journal of Modern Education and Computer Science, </w:t>
      </w:r>
      <w:r w:rsidRPr="00E54008">
        <w:rPr>
          <w:rFonts w:ascii="Times New Roman" w:hAnsi="Times New Roman"/>
          <w:color w:val="000000" w:themeColor="text1"/>
          <w:sz w:val="24"/>
          <w:szCs w:val="24"/>
        </w:rPr>
        <w:t>4, pp.49-63.</w:t>
      </w:r>
    </w:p>
    <w:p w14:paraId="32D08C75"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Genlott, A. A. &amp; Gr</w:t>
      </w:r>
      <w:r w:rsidRPr="00E54008">
        <w:rPr>
          <w:rFonts w:ascii="Times New Roman" w:hAnsi="Times New Roman"/>
          <w:color w:val="000000" w:themeColor="text1"/>
          <w:sz w:val="24"/>
          <w:szCs w:val="24"/>
          <w:shd w:val="clear" w:color="auto" w:fill="FFFFFF"/>
        </w:rPr>
        <w:t xml:space="preserve">önlund, A. (2016) ‘Closing the gaps – Improving literacy and mathematics by ict-enhanced collaboration’, </w:t>
      </w:r>
      <w:r w:rsidRPr="00E54008">
        <w:rPr>
          <w:rFonts w:ascii="Times New Roman" w:hAnsi="Times New Roman"/>
          <w:i/>
          <w:iCs/>
          <w:color w:val="000000" w:themeColor="text1"/>
          <w:sz w:val="24"/>
          <w:szCs w:val="24"/>
          <w:shd w:val="clear" w:color="auto" w:fill="FFFFFF"/>
        </w:rPr>
        <w:t xml:space="preserve">Computers &amp; Education, </w:t>
      </w:r>
      <w:r w:rsidRPr="00E54008">
        <w:rPr>
          <w:rFonts w:ascii="Times New Roman" w:hAnsi="Times New Roman"/>
          <w:color w:val="000000" w:themeColor="text1"/>
          <w:sz w:val="24"/>
          <w:szCs w:val="24"/>
          <w:shd w:val="clear" w:color="auto" w:fill="FFFFFF"/>
        </w:rPr>
        <w:t>99, pp.68-80.</w:t>
      </w:r>
    </w:p>
    <w:p w14:paraId="05A94504"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Hansson, S. O. (2019) ‘Technology and Mathematics’, </w:t>
      </w:r>
      <w:r w:rsidRPr="00E54008">
        <w:rPr>
          <w:rFonts w:ascii="Times New Roman" w:hAnsi="Times New Roman"/>
          <w:i/>
          <w:iCs/>
          <w:color w:val="000000" w:themeColor="text1"/>
          <w:sz w:val="24"/>
          <w:szCs w:val="24"/>
        </w:rPr>
        <w:t xml:space="preserve">Philosophy &amp; Technology, </w:t>
      </w:r>
      <w:r w:rsidRPr="00E54008">
        <w:rPr>
          <w:rFonts w:ascii="Times New Roman" w:hAnsi="Times New Roman"/>
          <w:color w:val="000000" w:themeColor="text1"/>
          <w:sz w:val="24"/>
          <w:szCs w:val="24"/>
        </w:rPr>
        <w:t>(33), pp.117-139.</w:t>
      </w:r>
    </w:p>
    <w:p w14:paraId="49C95C21" w14:textId="5E1AF9B4"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Hattie, J. (2009) </w:t>
      </w:r>
      <w:r w:rsidRPr="00E54008">
        <w:rPr>
          <w:rFonts w:ascii="Times New Roman" w:hAnsi="Times New Roman"/>
          <w:i/>
          <w:iCs/>
          <w:color w:val="000000" w:themeColor="text1"/>
          <w:sz w:val="24"/>
          <w:szCs w:val="24"/>
        </w:rPr>
        <w:t xml:space="preserve">Visible learning: A synthesis of over 800 meta-analyses relating to achievement. </w:t>
      </w:r>
      <w:r w:rsidRPr="00E54008">
        <w:rPr>
          <w:rFonts w:ascii="Times New Roman" w:hAnsi="Times New Roman"/>
          <w:color w:val="000000" w:themeColor="text1"/>
          <w:sz w:val="24"/>
          <w:szCs w:val="24"/>
        </w:rPr>
        <w:t>New York: Routledge.</w:t>
      </w:r>
    </w:p>
    <w:p w14:paraId="4BEA62C1" w14:textId="3656A49C" w:rsidR="00C21131" w:rsidRDefault="00C21131" w:rsidP="002421E2">
      <w:pPr>
        <w:autoSpaceDE w:val="0"/>
        <w:adjustRightInd w:val="0"/>
        <w:spacing w:line="360" w:lineRule="auto"/>
        <w:ind w:hanging="720"/>
        <w:rPr>
          <w:rFonts w:ascii="Times New Roman" w:hAnsi="Times New Roman"/>
          <w:color w:val="000000" w:themeColor="text1"/>
          <w:sz w:val="24"/>
          <w:szCs w:val="24"/>
        </w:rPr>
      </w:pPr>
      <w:r w:rsidRPr="00C21131">
        <w:rPr>
          <w:rFonts w:ascii="Times New Roman" w:hAnsi="Times New Roman"/>
          <w:color w:val="000000" w:themeColor="text1"/>
          <w:sz w:val="24"/>
          <w:szCs w:val="24"/>
        </w:rPr>
        <w:t xml:space="preserve">Hiebert, J., Morris, A. K. &amp; Glass, B. (2003) 'Learning to Teach: An "Experiment" Model </w:t>
      </w:r>
      <w:proofErr w:type="gramStart"/>
      <w:r w:rsidRPr="00C21131">
        <w:rPr>
          <w:rFonts w:ascii="Times New Roman" w:hAnsi="Times New Roman"/>
          <w:color w:val="000000" w:themeColor="text1"/>
          <w:sz w:val="24"/>
          <w:szCs w:val="24"/>
        </w:rPr>
        <w:t>For</w:t>
      </w:r>
      <w:proofErr w:type="gramEnd"/>
      <w:r w:rsidRPr="00C21131">
        <w:rPr>
          <w:rFonts w:ascii="Times New Roman" w:hAnsi="Times New Roman"/>
          <w:color w:val="000000" w:themeColor="text1"/>
          <w:sz w:val="24"/>
          <w:szCs w:val="24"/>
        </w:rPr>
        <w:t xml:space="preserve"> Teaching And Teacher Preparation in Mathematics', </w:t>
      </w:r>
      <w:r w:rsidRPr="00C21131">
        <w:rPr>
          <w:rFonts w:ascii="Times New Roman" w:hAnsi="Times New Roman"/>
          <w:i/>
          <w:iCs/>
          <w:color w:val="000000" w:themeColor="text1"/>
          <w:sz w:val="24"/>
          <w:szCs w:val="24"/>
        </w:rPr>
        <w:t xml:space="preserve">Journal of Mathematics Teacher Education, </w:t>
      </w:r>
      <w:r w:rsidRPr="00C21131">
        <w:rPr>
          <w:rFonts w:ascii="Times New Roman" w:hAnsi="Times New Roman"/>
          <w:color w:val="000000" w:themeColor="text1"/>
          <w:sz w:val="24"/>
          <w:szCs w:val="24"/>
        </w:rPr>
        <w:t>6(3), pp.201-222.</w:t>
      </w:r>
    </w:p>
    <w:p w14:paraId="4CE0483C"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JISC (2010) </w:t>
      </w:r>
      <w:r>
        <w:rPr>
          <w:rFonts w:ascii="Times New Roman" w:hAnsi="Times New Roman"/>
          <w:i/>
          <w:iCs/>
          <w:color w:val="000000" w:themeColor="text1"/>
          <w:sz w:val="24"/>
          <w:szCs w:val="24"/>
        </w:rPr>
        <w:t>Effective Assesment in a Digital Age: A guide to technology-enhanced assessment and feedback.</w:t>
      </w:r>
      <w:r w:rsidRPr="00772BCE">
        <w:rPr>
          <w:rFonts w:ascii="Times New Roman" w:hAnsi="Times New Roman"/>
          <w:color w:val="000000" w:themeColor="text1"/>
          <w:sz w:val="24"/>
          <w:szCs w:val="24"/>
        </w:rPr>
        <w:t xml:space="preserve"> </w:t>
      </w:r>
      <w:r>
        <w:rPr>
          <w:rFonts w:ascii="Times New Roman" w:hAnsi="Times New Roman"/>
          <w:color w:val="000000" w:themeColor="text1"/>
          <w:sz w:val="24"/>
          <w:szCs w:val="24"/>
        </w:rPr>
        <w:t>Bristol: HEFCE.</w:t>
      </w:r>
      <w:r>
        <w:rPr>
          <w:rFonts w:ascii="Times New Roman" w:hAnsi="Times New Roman"/>
          <w:i/>
          <w:iCs/>
          <w:color w:val="000000" w:themeColor="text1"/>
          <w:sz w:val="24"/>
          <w:szCs w:val="24"/>
        </w:rPr>
        <w:t xml:space="preserve"> </w:t>
      </w:r>
      <w:r>
        <w:rPr>
          <w:rFonts w:ascii="Times New Roman" w:hAnsi="Times New Roman"/>
          <w:color w:val="000000" w:themeColor="text1"/>
          <w:sz w:val="24"/>
          <w:szCs w:val="24"/>
        </w:rPr>
        <w:t xml:space="preserve">Available at: </w:t>
      </w:r>
      <w:hyperlink r:id="rId24" w:history="1">
        <w:r w:rsidRPr="00377216">
          <w:rPr>
            <w:rStyle w:val="Hyperlink"/>
            <w:sz w:val="24"/>
            <w:szCs w:val="24"/>
          </w:rPr>
          <w:t>https://www.webarchive.org.uk/wayback/archive/20140614075437/http://www.jisc.ac.uk/whatwedo/programmes/elearning/assessment/digiassess.aspx</w:t>
        </w:r>
      </w:hyperlink>
      <w:r>
        <w:rPr>
          <w:rFonts w:ascii="Times New Roman" w:hAnsi="Times New Roman"/>
          <w:color w:val="000000" w:themeColor="text1"/>
          <w:sz w:val="24"/>
          <w:szCs w:val="24"/>
        </w:rPr>
        <w:t xml:space="preserve"> </w:t>
      </w:r>
      <w:r>
        <w:rPr>
          <w:rFonts w:ascii="Times New Roman" w:hAnsi="Times New Roman"/>
          <w:i/>
          <w:iCs/>
          <w:color w:val="000000" w:themeColor="text1"/>
          <w:sz w:val="24"/>
          <w:szCs w:val="24"/>
        </w:rPr>
        <w:t xml:space="preserve"> </w:t>
      </w:r>
    </w:p>
    <w:p w14:paraId="5340155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Jones, K., Jones, J. L. &amp; Vermette, P. J. (2010) ‘The Constructivist Mathematics Classroom’, </w:t>
      </w:r>
      <w:r w:rsidRPr="00E54008">
        <w:rPr>
          <w:rFonts w:ascii="Times New Roman" w:hAnsi="Times New Roman"/>
          <w:i/>
          <w:iCs/>
          <w:color w:val="000000" w:themeColor="text1"/>
          <w:sz w:val="24"/>
          <w:szCs w:val="24"/>
        </w:rPr>
        <w:t xml:space="preserve">Mathematics Teaching, </w:t>
      </w:r>
      <w:r w:rsidRPr="00E54008">
        <w:rPr>
          <w:rFonts w:ascii="Times New Roman" w:hAnsi="Times New Roman"/>
          <w:color w:val="000000" w:themeColor="text1"/>
          <w:sz w:val="24"/>
          <w:szCs w:val="24"/>
        </w:rPr>
        <w:t>219, pp.33-35.</w:t>
      </w:r>
    </w:p>
    <w:p w14:paraId="5C807C61"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Keengwe, J., Onchwari, G. &amp; Wachire, P. (2008) ‘Computer Technology Integration and Student Learning: Barriers and Promise’, </w:t>
      </w:r>
      <w:r w:rsidRPr="00E54008">
        <w:rPr>
          <w:rFonts w:ascii="Times New Roman" w:hAnsi="Times New Roman"/>
          <w:i/>
          <w:iCs/>
          <w:color w:val="000000" w:themeColor="text1"/>
          <w:sz w:val="24"/>
          <w:szCs w:val="24"/>
        </w:rPr>
        <w:t>Journal of Science Education and Technology</w:t>
      </w:r>
      <w:r w:rsidRPr="00E54008">
        <w:rPr>
          <w:rFonts w:ascii="Times New Roman" w:hAnsi="Times New Roman"/>
          <w:color w:val="000000" w:themeColor="text1"/>
          <w:sz w:val="24"/>
          <w:szCs w:val="24"/>
        </w:rPr>
        <w:t>, 17, pp.560-565.</w:t>
      </w:r>
    </w:p>
    <w:p w14:paraId="48308F25"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Kent, D. B. ‘Plickers and the pedagogical practicality of fast formative assessment’, </w:t>
      </w:r>
      <w:r w:rsidRPr="00E54008">
        <w:rPr>
          <w:rFonts w:ascii="Times New Roman" w:hAnsi="Times New Roman"/>
          <w:i/>
          <w:iCs/>
          <w:color w:val="000000" w:themeColor="text1"/>
          <w:sz w:val="24"/>
          <w:szCs w:val="24"/>
        </w:rPr>
        <w:t xml:space="preserve">Teaching English with Technology, </w:t>
      </w:r>
      <w:r w:rsidRPr="00E54008">
        <w:rPr>
          <w:rFonts w:ascii="Times New Roman" w:hAnsi="Times New Roman"/>
          <w:color w:val="000000" w:themeColor="text1"/>
          <w:sz w:val="24"/>
          <w:szCs w:val="24"/>
        </w:rPr>
        <w:t>19(3), pp.90-104.</w:t>
      </w:r>
    </w:p>
    <w:p w14:paraId="09F06C97" w14:textId="77777777"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lastRenderedPageBreak/>
        <w:t xml:space="preserve">Kim, C., Kim, M. K., Lee, C., Spector, J. M. &amp; DeMeester, K. (2013) </w:t>
      </w:r>
      <w:r w:rsidRPr="00E54008">
        <w:rPr>
          <w:rFonts w:ascii="Times New Roman" w:hAnsi="Times New Roman"/>
          <w:i/>
          <w:iCs/>
          <w:color w:val="000000" w:themeColor="text1"/>
          <w:sz w:val="24"/>
          <w:szCs w:val="24"/>
        </w:rPr>
        <w:t>‘</w:t>
      </w:r>
      <w:r w:rsidRPr="00E54008">
        <w:rPr>
          <w:rFonts w:ascii="Times New Roman" w:hAnsi="Times New Roman"/>
          <w:color w:val="000000" w:themeColor="text1"/>
          <w:sz w:val="24"/>
          <w:szCs w:val="24"/>
        </w:rPr>
        <w:t xml:space="preserve">Teacher beliefs and technology integration’, </w:t>
      </w:r>
      <w:r w:rsidRPr="00E54008">
        <w:rPr>
          <w:rFonts w:ascii="Times New Roman" w:hAnsi="Times New Roman"/>
          <w:i/>
          <w:iCs/>
          <w:color w:val="000000" w:themeColor="text1"/>
          <w:sz w:val="24"/>
          <w:szCs w:val="24"/>
        </w:rPr>
        <w:t xml:space="preserve">Teaching and Teacher Education, </w:t>
      </w:r>
      <w:r w:rsidRPr="00E54008">
        <w:rPr>
          <w:rFonts w:ascii="Times New Roman" w:hAnsi="Times New Roman"/>
          <w:color w:val="000000" w:themeColor="text1"/>
          <w:sz w:val="24"/>
          <w:szCs w:val="24"/>
        </w:rPr>
        <w:t>29, pp.76-85.</w:t>
      </w:r>
    </w:p>
    <w:p w14:paraId="678290C7"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 xml:space="preserve">Luckin, R., Clark, W., Avramides, K., Hunter, J. &amp; Oliver, M. (2016) ‘Using teacher inquiry to support technology enhanced formative assessment: a review of the literature to inform a new method’, </w:t>
      </w:r>
      <w:r>
        <w:rPr>
          <w:rFonts w:ascii="Times New Roman" w:hAnsi="Times New Roman"/>
          <w:i/>
          <w:iCs/>
          <w:color w:val="000000" w:themeColor="text1"/>
          <w:sz w:val="24"/>
          <w:szCs w:val="24"/>
        </w:rPr>
        <w:t xml:space="preserve">Interactive Learning Environments, </w:t>
      </w:r>
      <w:r>
        <w:rPr>
          <w:rFonts w:ascii="Times New Roman" w:hAnsi="Times New Roman"/>
          <w:color w:val="000000" w:themeColor="text1"/>
          <w:sz w:val="24"/>
          <w:szCs w:val="24"/>
        </w:rPr>
        <w:t>25(1), pp.85-97.</w:t>
      </w:r>
    </w:p>
    <w:p w14:paraId="16F91DC7" w14:textId="77777777" w:rsidR="002421E2" w:rsidRDefault="002421E2" w:rsidP="002421E2">
      <w:pPr>
        <w:autoSpaceDE w:val="0"/>
        <w:adjustRightInd w:val="0"/>
        <w:spacing w:line="360" w:lineRule="auto"/>
        <w:ind w:hanging="720"/>
        <w:rPr>
          <w:rFonts w:ascii="Times New Roman" w:hAnsi="Times New Roman"/>
          <w:i/>
          <w:iCs/>
          <w:color w:val="000000" w:themeColor="text1"/>
          <w:sz w:val="24"/>
          <w:szCs w:val="24"/>
        </w:rPr>
      </w:pPr>
      <w:r w:rsidRPr="00E54008">
        <w:rPr>
          <w:rFonts w:ascii="Times New Roman" w:hAnsi="Times New Roman"/>
          <w:color w:val="000000" w:themeColor="text1"/>
          <w:sz w:val="24"/>
          <w:szCs w:val="24"/>
        </w:rPr>
        <w:t xml:space="preserve">Hew, K. F. &amp; Brush, T. (2006) ‘Integrating technology into K-12 teaching and learning: Current knowledge gaps and recommendations for future research’, </w:t>
      </w:r>
      <w:r w:rsidRPr="00E54008">
        <w:rPr>
          <w:rFonts w:ascii="Times New Roman" w:hAnsi="Times New Roman"/>
          <w:i/>
          <w:iCs/>
          <w:color w:val="000000" w:themeColor="text1"/>
          <w:sz w:val="24"/>
          <w:szCs w:val="24"/>
        </w:rPr>
        <w:t xml:space="preserve">Education Technology Research and Development, </w:t>
      </w:r>
      <w:r w:rsidRPr="00E54008">
        <w:rPr>
          <w:rFonts w:ascii="Times New Roman" w:hAnsi="Times New Roman"/>
          <w:color w:val="000000" w:themeColor="text1"/>
          <w:sz w:val="24"/>
          <w:szCs w:val="24"/>
        </w:rPr>
        <w:t>55, pp.223-252.</w:t>
      </w:r>
      <w:r w:rsidRPr="00E54008">
        <w:rPr>
          <w:rFonts w:ascii="Times New Roman" w:hAnsi="Times New Roman"/>
          <w:i/>
          <w:iCs/>
          <w:color w:val="000000" w:themeColor="text1"/>
          <w:sz w:val="24"/>
          <w:szCs w:val="24"/>
        </w:rPr>
        <w:t xml:space="preserve"> </w:t>
      </w:r>
    </w:p>
    <w:p w14:paraId="6DF81BF4" w14:textId="77777777" w:rsidR="002421E2" w:rsidRPr="00E54008" w:rsidRDefault="002421E2" w:rsidP="002421E2">
      <w:pPr>
        <w:autoSpaceDE w:val="0"/>
        <w:adjustRightInd w:val="0"/>
        <w:spacing w:line="360" w:lineRule="auto"/>
        <w:ind w:hanging="720"/>
        <w:rPr>
          <w:rFonts w:ascii="Times New Roman" w:hAnsi="Times New Roman"/>
          <w:i/>
          <w:iCs/>
          <w:color w:val="000000" w:themeColor="text1"/>
          <w:sz w:val="24"/>
          <w:szCs w:val="24"/>
        </w:rPr>
      </w:pPr>
      <w:r w:rsidRPr="00E54008">
        <w:rPr>
          <w:rFonts w:ascii="Times New Roman" w:hAnsi="Times New Roman"/>
          <w:color w:val="000000" w:themeColor="text1"/>
          <w:sz w:val="24"/>
          <w:szCs w:val="24"/>
        </w:rPr>
        <w:t xml:space="preserve">Mangen, A., Anda, L.G., Oxborough, G.H. &amp; Bronnick, K. (2015) ‘Handwriting versus Keyboard Writing: Effect on Word Recall’, </w:t>
      </w:r>
      <w:r w:rsidRPr="00E54008">
        <w:rPr>
          <w:rFonts w:ascii="Times New Roman" w:hAnsi="Times New Roman"/>
          <w:i/>
          <w:iCs/>
          <w:color w:val="000000" w:themeColor="text1"/>
          <w:sz w:val="24"/>
          <w:szCs w:val="24"/>
        </w:rPr>
        <w:t>Journal of Writing Research</w:t>
      </w:r>
      <w:r w:rsidRPr="00E54008">
        <w:rPr>
          <w:rFonts w:ascii="Times New Roman" w:hAnsi="Times New Roman"/>
          <w:color w:val="000000" w:themeColor="text1"/>
          <w:sz w:val="24"/>
          <w:szCs w:val="24"/>
        </w:rPr>
        <w:t>, 7(2), pp.227-247</w:t>
      </w:r>
      <w:r w:rsidRPr="00E54008">
        <w:rPr>
          <w:rFonts w:ascii="Times New Roman" w:hAnsi="Times New Roman"/>
          <w:i/>
          <w:iCs/>
          <w:color w:val="000000" w:themeColor="text1"/>
          <w:sz w:val="24"/>
          <w:szCs w:val="24"/>
        </w:rPr>
        <w:t>.</w:t>
      </w:r>
    </w:p>
    <w:p w14:paraId="6255567A"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Marcus-Quinn A., Hourigan, T. &amp; McCoy, S. (2019) ‘The Digital Learning Movement: How Should Irish Schools Respond?’, </w:t>
      </w:r>
      <w:r w:rsidRPr="00E54008">
        <w:rPr>
          <w:rFonts w:ascii="Times New Roman" w:hAnsi="Times New Roman"/>
          <w:i/>
          <w:iCs/>
          <w:color w:val="000000" w:themeColor="text1"/>
          <w:sz w:val="24"/>
          <w:szCs w:val="24"/>
        </w:rPr>
        <w:t xml:space="preserve">The Economic and Social Review, </w:t>
      </w:r>
      <w:r w:rsidRPr="00E54008">
        <w:rPr>
          <w:rFonts w:ascii="Times New Roman" w:hAnsi="Times New Roman"/>
          <w:color w:val="000000" w:themeColor="text1"/>
          <w:sz w:val="24"/>
          <w:szCs w:val="24"/>
        </w:rPr>
        <w:t>50(4), pp.767-783.</w:t>
      </w:r>
    </w:p>
    <w:p w14:paraId="7EE36374"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McCargo, M. (2017) </w:t>
      </w:r>
      <w:r w:rsidRPr="00E54008">
        <w:rPr>
          <w:rFonts w:ascii="Times New Roman" w:hAnsi="Times New Roman"/>
          <w:i/>
          <w:iCs/>
          <w:color w:val="000000" w:themeColor="text1"/>
          <w:sz w:val="24"/>
          <w:szCs w:val="24"/>
        </w:rPr>
        <w:t xml:space="preserve">The Effects of Plickers as Response Cards on Academic Engagement Behavior in High School Students. </w:t>
      </w:r>
      <w:r w:rsidRPr="00E54008">
        <w:rPr>
          <w:rFonts w:ascii="Times New Roman" w:hAnsi="Times New Roman"/>
          <w:color w:val="000000" w:themeColor="text1"/>
          <w:sz w:val="24"/>
          <w:szCs w:val="24"/>
        </w:rPr>
        <w:t>MA Theses. University of Southern Mississippi.</w:t>
      </w:r>
    </w:p>
    <w:p w14:paraId="746B50E0" w14:textId="5117F644"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McGarr, O. &amp; Johnston, K. (2019) ‘Exploring the Evolution of Educational Technology Policy in Ireland: From Catching-Up to Pedagogical Maturity’, </w:t>
      </w:r>
      <w:r w:rsidRPr="00E54008">
        <w:rPr>
          <w:rFonts w:ascii="Times New Roman" w:hAnsi="Times New Roman"/>
          <w:i/>
          <w:iCs/>
          <w:color w:val="000000" w:themeColor="text1"/>
          <w:sz w:val="24"/>
          <w:szCs w:val="24"/>
        </w:rPr>
        <w:t xml:space="preserve">Educational Policy, </w:t>
      </w:r>
      <w:r w:rsidRPr="00E54008">
        <w:rPr>
          <w:rFonts w:ascii="Times New Roman" w:hAnsi="Times New Roman"/>
          <w:color w:val="000000" w:themeColor="text1"/>
          <w:sz w:val="24"/>
          <w:szCs w:val="24"/>
        </w:rPr>
        <w:t>pp.1-25.</w:t>
      </w:r>
    </w:p>
    <w:p w14:paraId="1F4F76C8" w14:textId="1D9B64D8" w:rsidR="00C21131" w:rsidRPr="00C21131" w:rsidRDefault="00C21131" w:rsidP="002421E2">
      <w:pPr>
        <w:autoSpaceDE w:val="0"/>
        <w:adjustRightInd w:val="0"/>
        <w:spacing w:line="360" w:lineRule="auto"/>
        <w:ind w:hanging="720"/>
        <w:rPr>
          <w:rFonts w:ascii="Times New Roman" w:hAnsi="Times New Roman"/>
          <w:color w:val="000000" w:themeColor="text1"/>
          <w:sz w:val="24"/>
          <w:szCs w:val="24"/>
          <w:lang w:val="en-US"/>
        </w:rPr>
      </w:pPr>
      <w:r w:rsidRPr="00C21131">
        <w:rPr>
          <w:rFonts w:ascii="Times New Roman" w:hAnsi="Times New Roman"/>
          <w:color w:val="000000" w:themeColor="text1"/>
          <w:sz w:val="24"/>
          <w:szCs w:val="24"/>
          <w:lang w:val="en-US"/>
        </w:rPr>
        <w:t xml:space="preserve">McMillan, J. (1996) </w:t>
      </w:r>
      <w:r w:rsidRPr="00C21131">
        <w:rPr>
          <w:rFonts w:ascii="Times New Roman" w:hAnsi="Times New Roman"/>
          <w:i/>
          <w:iCs/>
          <w:color w:val="000000" w:themeColor="text1"/>
          <w:sz w:val="24"/>
          <w:szCs w:val="24"/>
          <w:lang w:val="en-US"/>
        </w:rPr>
        <w:t xml:space="preserve">Educational Research: Fundamentals for the Consumer. </w:t>
      </w:r>
      <w:r w:rsidRPr="00C21131">
        <w:rPr>
          <w:rFonts w:ascii="Times New Roman" w:hAnsi="Times New Roman"/>
          <w:color w:val="000000" w:themeColor="text1"/>
          <w:sz w:val="24"/>
          <w:szCs w:val="24"/>
          <w:lang w:val="en-US"/>
        </w:rPr>
        <w:t>2</w:t>
      </w:r>
      <w:r w:rsidRPr="00C21131">
        <w:rPr>
          <w:rFonts w:ascii="Times New Roman" w:hAnsi="Times New Roman"/>
          <w:color w:val="000000" w:themeColor="text1"/>
          <w:sz w:val="24"/>
          <w:szCs w:val="24"/>
          <w:vertAlign w:val="superscript"/>
          <w:lang w:val="en-US"/>
        </w:rPr>
        <w:t>nd</w:t>
      </w:r>
      <w:r w:rsidRPr="00C21131">
        <w:rPr>
          <w:rFonts w:ascii="Times New Roman" w:hAnsi="Times New Roman"/>
          <w:color w:val="000000" w:themeColor="text1"/>
          <w:sz w:val="24"/>
          <w:szCs w:val="24"/>
          <w:lang w:val="en-US"/>
        </w:rPr>
        <w:t xml:space="preserve"> edn. New York: Harper Collins.</w:t>
      </w:r>
    </w:p>
    <w:p w14:paraId="540A8567"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Mishra, P. &amp; Koehler, M. (2006) ‘Technological Pedagogical Content Knowledge: A Framework for Teacher Knowledge’, </w:t>
      </w:r>
      <w:r w:rsidRPr="00E54008">
        <w:rPr>
          <w:rFonts w:ascii="Times New Roman" w:hAnsi="Times New Roman"/>
          <w:i/>
          <w:iCs/>
          <w:color w:val="000000" w:themeColor="text1"/>
          <w:sz w:val="24"/>
          <w:szCs w:val="24"/>
        </w:rPr>
        <w:t xml:space="preserve">Teachers College Record, </w:t>
      </w:r>
      <w:r w:rsidRPr="00E54008">
        <w:rPr>
          <w:rFonts w:ascii="Times New Roman" w:hAnsi="Times New Roman"/>
          <w:color w:val="000000" w:themeColor="text1"/>
          <w:sz w:val="24"/>
          <w:szCs w:val="24"/>
        </w:rPr>
        <w:t>108(6), pp.1017-1054.</w:t>
      </w:r>
    </w:p>
    <w:p w14:paraId="32ACAD24"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Mullis, I. V. S., Martin, M. O., Foy, P. &amp; Hooper &amp; M. (2016) </w:t>
      </w:r>
      <w:r w:rsidRPr="00E54008">
        <w:rPr>
          <w:rFonts w:ascii="Times New Roman" w:hAnsi="Times New Roman"/>
          <w:i/>
          <w:iCs/>
          <w:color w:val="000000" w:themeColor="text1"/>
          <w:sz w:val="24"/>
          <w:szCs w:val="24"/>
        </w:rPr>
        <w:t xml:space="preserve">TIMSS 2015 international results in mathematics. </w:t>
      </w:r>
      <w:r w:rsidRPr="00E54008">
        <w:rPr>
          <w:rFonts w:ascii="Times New Roman" w:hAnsi="Times New Roman"/>
          <w:color w:val="000000" w:themeColor="text1"/>
          <w:sz w:val="24"/>
          <w:szCs w:val="24"/>
        </w:rPr>
        <w:t>Boston College: TIMSS &amp; PIRLS International Study Centre.</w:t>
      </w:r>
    </w:p>
    <w:p w14:paraId="257B070F" w14:textId="77777777" w:rsidR="002421E2" w:rsidRPr="00E54008" w:rsidRDefault="002421E2" w:rsidP="002421E2">
      <w:pPr>
        <w:autoSpaceDE w:val="0"/>
        <w:adjustRightInd w:val="0"/>
        <w:spacing w:line="360" w:lineRule="auto"/>
        <w:ind w:hanging="720"/>
        <w:rPr>
          <w:rFonts w:ascii="Times New Roman" w:hAnsi="Times New Roman"/>
          <w:b/>
          <w:bCs/>
          <w:color w:val="000000" w:themeColor="text1"/>
          <w:sz w:val="24"/>
          <w:szCs w:val="24"/>
        </w:rPr>
      </w:pPr>
      <w:r w:rsidRPr="00E54008">
        <w:rPr>
          <w:rFonts w:ascii="Times New Roman" w:hAnsi="Times New Roman"/>
          <w:color w:val="000000" w:themeColor="text1"/>
          <w:sz w:val="24"/>
          <w:szCs w:val="24"/>
        </w:rPr>
        <w:t xml:space="preserve">National Council of Teachers of Mathematics (2015) </w:t>
      </w:r>
      <w:r w:rsidRPr="00E54008">
        <w:rPr>
          <w:rFonts w:ascii="Times New Roman" w:hAnsi="Times New Roman"/>
          <w:i/>
          <w:iCs/>
          <w:color w:val="000000" w:themeColor="text1"/>
          <w:sz w:val="24"/>
          <w:szCs w:val="24"/>
        </w:rPr>
        <w:t xml:space="preserve">Strategic Use of Technology in Teaching and Learning Mathematics. </w:t>
      </w:r>
      <w:r w:rsidRPr="00E54008">
        <w:rPr>
          <w:rFonts w:ascii="Times New Roman" w:hAnsi="Times New Roman"/>
          <w:color w:val="000000" w:themeColor="text1"/>
          <w:sz w:val="24"/>
          <w:szCs w:val="24"/>
        </w:rPr>
        <w:t>Available at</w:t>
      </w:r>
      <w:bookmarkStart w:id="33" w:name="_Hlk40788213"/>
      <w:r w:rsidRPr="00E54008">
        <w:rPr>
          <w:rFonts w:ascii="Times New Roman" w:hAnsi="Times New Roman"/>
          <w:color w:val="000000" w:themeColor="text1"/>
          <w:sz w:val="24"/>
          <w:szCs w:val="24"/>
        </w:rPr>
        <w:t xml:space="preserve">: </w:t>
      </w:r>
      <w:hyperlink r:id="rId25" w:history="1">
        <w:r w:rsidRPr="00E54008">
          <w:rPr>
            <w:rStyle w:val="Hyperlink"/>
            <w:color w:val="000000" w:themeColor="text1"/>
            <w:sz w:val="24"/>
            <w:szCs w:val="24"/>
          </w:rPr>
          <w:t>https://www.nctm.org/uploadedFiles/Standards_and_Positions/Position_Statements/Strategic%20Use%20of%20Technology%20July%202015.pdf</w:t>
        </w:r>
      </w:hyperlink>
      <w:bookmarkEnd w:id="33"/>
    </w:p>
    <w:p w14:paraId="7BCAA123"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OECD (2009a) </w:t>
      </w:r>
      <w:r w:rsidRPr="00E54008">
        <w:rPr>
          <w:rFonts w:ascii="Times New Roman" w:hAnsi="Times New Roman"/>
          <w:i/>
          <w:iCs/>
          <w:color w:val="000000" w:themeColor="text1"/>
          <w:sz w:val="24"/>
          <w:szCs w:val="24"/>
        </w:rPr>
        <w:t xml:space="preserve">Creating Effective Teaching and Learning Environments: First Results From TALIS. </w:t>
      </w:r>
      <w:r w:rsidRPr="00E54008">
        <w:rPr>
          <w:rFonts w:ascii="Times New Roman" w:hAnsi="Times New Roman"/>
          <w:color w:val="000000" w:themeColor="text1"/>
          <w:sz w:val="24"/>
          <w:szCs w:val="24"/>
        </w:rPr>
        <w:t xml:space="preserve">Paris: OECD Publishing. Available at: </w:t>
      </w:r>
      <w:hyperlink r:id="rId26" w:history="1">
        <w:r w:rsidRPr="00E54008">
          <w:rPr>
            <w:rStyle w:val="Hyperlink"/>
            <w:color w:val="000000" w:themeColor="text1"/>
            <w:sz w:val="24"/>
            <w:szCs w:val="24"/>
          </w:rPr>
          <w:t>www.oecd.org/education/school/43023606.pdf</w:t>
        </w:r>
      </w:hyperlink>
      <w:r w:rsidRPr="00E54008">
        <w:rPr>
          <w:rFonts w:ascii="Times New Roman" w:hAnsi="Times New Roman"/>
          <w:color w:val="000000" w:themeColor="text1"/>
          <w:sz w:val="24"/>
          <w:szCs w:val="24"/>
        </w:rPr>
        <w:t xml:space="preserve"> </w:t>
      </w:r>
    </w:p>
    <w:p w14:paraId="2794C1F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OECD (2009b) </w:t>
      </w:r>
      <w:r w:rsidRPr="00E54008">
        <w:rPr>
          <w:rFonts w:ascii="Times New Roman" w:hAnsi="Times New Roman"/>
          <w:i/>
          <w:iCs/>
          <w:color w:val="000000" w:themeColor="text1"/>
          <w:sz w:val="24"/>
          <w:szCs w:val="24"/>
        </w:rPr>
        <w:t>Evaluating and Rewarding the Quality of Teachers: International Practices</w:t>
      </w:r>
      <w:r w:rsidRPr="00E54008">
        <w:rPr>
          <w:rFonts w:ascii="Times New Roman" w:hAnsi="Times New Roman"/>
          <w:color w:val="000000" w:themeColor="text1"/>
          <w:sz w:val="24"/>
          <w:szCs w:val="24"/>
        </w:rPr>
        <w:t xml:space="preserve">. Paris: OECD Publishing. Paris: OECD Publishing. Available at: </w:t>
      </w:r>
      <w:hyperlink r:id="rId27" w:history="1">
        <w:r w:rsidRPr="00E54008">
          <w:rPr>
            <w:rStyle w:val="Hyperlink"/>
            <w:color w:val="000000" w:themeColor="text1"/>
            <w:sz w:val="24"/>
            <w:szCs w:val="24"/>
          </w:rPr>
          <w:t>https://read.oecd-ilibrary.org/education/evaluating-and-rewarding-the-quality-of-teachers-international-practices_9789264034358-en</w:t>
        </w:r>
      </w:hyperlink>
      <w:r w:rsidRPr="00E54008">
        <w:rPr>
          <w:rFonts w:ascii="Times New Roman" w:hAnsi="Times New Roman"/>
          <w:color w:val="000000" w:themeColor="text1"/>
          <w:sz w:val="24"/>
          <w:szCs w:val="24"/>
        </w:rPr>
        <w:t xml:space="preserve"> </w:t>
      </w:r>
    </w:p>
    <w:p w14:paraId="10E2CD92"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lastRenderedPageBreak/>
        <w:t xml:space="preserve">OECD (2012) </w:t>
      </w:r>
      <w:r w:rsidRPr="00E54008">
        <w:rPr>
          <w:rFonts w:ascii="Times New Roman" w:hAnsi="Times New Roman"/>
          <w:i/>
          <w:iCs/>
          <w:color w:val="000000" w:themeColor="text1"/>
          <w:sz w:val="24"/>
          <w:szCs w:val="24"/>
        </w:rPr>
        <w:t xml:space="preserve">Teaching Practices and Pedagogical Innovation. </w:t>
      </w:r>
      <w:r w:rsidRPr="00E54008">
        <w:rPr>
          <w:rFonts w:ascii="Times New Roman" w:hAnsi="Times New Roman"/>
          <w:color w:val="000000" w:themeColor="text1"/>
          <w:sz w:val="24"/>
          <w:szCs w:val="24"/>
        </w:rPr>
        <w:t>Paris: OECD Publishing.</w:t>
      </w:r>
      <w:r w:rsidRPr="00E54008">
        <w:rPr>
          <w:rFonts w:ascii="Times New Roman" w:hAnsi="Times New Roman"/>
          <w:i/>
          <w:iCs/>
          <w:color w:val="000000" w:themeColor="text1"/>
          <w:sz w:val="24"/>
          <w:szCs w:val="24"/>
        </w:rPr>
        <w:t xml:space="preserve"> </w:t>
      </w:r>
      <w:r w:rsidRPr="00E54008">
        <w:rPr>
          <w:rFonts w:ascii="Times New Roman" w:hAnsi="Times New Roman"/>
          <w:color w:val="000000" w:themeColor="text1"/>
          <w:sz w:val="24"/>
          <w:szCs w:val="24"/>
        </w:rPr>
        <w:t xml:space="preserve">Available at: </w:t>
      </w:r>
      <w:hyperlink r:id="rId28" w:history="1">
        <w:r w:rsidRPr="00E54008">
          <w:rPr>
            <w:rStyle w:val="Hyperlink"/>
            <w:color w:val="000000" w:themeColor="text1"/>
            <w:sz w:val="24"/>
            <w:szCs w:val="24"/>
          </w:rPr>
          <w:t>https://read.oecd-ilibrary.org/education/teaching-practices-and-pedagogical-innovations_9789264123540-en</w:t>
        </w:r>
      </w:hyperlink>
      <w:r w:rsidRPr="00E54008">
        <w:rPr>
          <w:rFonts w:ascii="Times New Roman" w:hAnsi="Times New Roman"/>
          <w:color w:val="000000" w:themeColor="text1"/>
          <w:sz w:val="24"/>
          <w:szCs w:val="24"/>
        </w:rPr>
        <w:t xml:space="preserve"> </w:t>
      </w:r>
    </w:p>
    <w:p w14:paraId="67F51887"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OECD (2014) </w:t>
      </w:r>
      <w:r w:rsidRPr="00E54008">
        <w:rPr>
          <w:rFonts w:ascii="Times New Roman" w:hAnsi="Times New Roman"/>
          <w:i/>
          <w:iCs/>
          <w:color w:val="000000" w:themeColor="text1"/>
          <w:sz w:val="24"/>
          <w:szCs w:val="24"/>
        </w:rPr>
        <w:t>TALIS 2013 Results: An International Perspective on Teaching and Learning.</w:t>
      </w:r>
    </w:p>
    <w:p w14:paraId="40BADF9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Paris: OECD Publishing. Available at: </w:t>
      </w:r>
      <w:hyperlink r:id="rId29" w:history="1">
        <w:r w:rsidRPr="00E54008">
          <w:rPr>
            <w:rStyle w:val="Hyperlink"/>
            <w:color w:val="000000" w:themeColor="text1"/>
            <w:sz w:val="24"/>
            <w:szCs w:val="24"/>
          </w:rPr>
          <w:t>https://read.oecd-ilibrary.org/education/talis-2013-results_9789264196261-en</w:t>
        </w:r>
      </w:hyperlink>
    </w:p>
    <w:p w14:paraId="5C216B71" w14:textId="77777777" w:rsidR="002421E2" w:rsidRPr="00E54008" w:rsidRDefault="002421E2" w:rsidP="002421E2">
      <w:pPr>
        <w:autoSpaceDE w:val="0"/>
        <w:adjustRightInd w:val="0"/>
        <w:spacing w:line="360" w:lineRule="auto"/>
        <w:ind w:hanging="720"/>
        <w:rPr>
          <w:rStyle w:val="Hyperlink"/>
          <w:color w:val="000000" w:themeColor="text1"/>
          <w:sz w:val="24"/>
          <w:szCs w:val="24"/>
        </w:rPr>
      </w:pPr>
      <w:r w:rsidRPr="00E54008">
        <w:rPr>
          <w:rFonts w:ascii="Times New Roman" w:hAnsi="Times New Roman"/>
          <w:color w:val="000000" w:themeColor="text1"/>
          <w:sz w:val="24"/>
          <w:szCs w:val="24"/>
        </w:rPr>
        <w:t xml:space="preserve">OECD (2015) </w:t>
      </w:r>
      <w:r w:rsidRPr="00E54008">
        <w:rPr>
          <w:rFonts w:ascii="Times New Roman" w:hAnsi="Times New Roman"/>
          <w:i/>
          <w:iCs/>
          <w:color w:val="000000" w:themeColor="text1"/>
          <w:sz w:val="24"/>
          <w:szCs w:val="24"/>
        </w:rPr>
        <w:t>Students, Computers and Learning: Making the Connection.</w:t>
      </w:r>
      <w:r w:rsidRPr="00E54008">
        <w:rPr>
          <w:rFonts w:ascii="Times New Roman" w:hAnsi="Times New Roman"/>
          <w:color w:val="000000" w:themeColor="text1"/>
          <w:sz w:val="24"/>
          <w:szCs w:val="24"/>
        </w:rPr>
        <w:t xml:space="preserve"> Paris: OECD Publishing. Available at: </w:t>
      </w:r>
      <w:hyperlink r:id="rId30" w:history="1">
        <w:r w:rsidRPr="00E54008">
          <w:rPr>
            <w:rStyle w:val="Hyperlink"/>
            <w:color w:val="000000" w:themeColor="text1"/>
            <w:sz w:val="24"/>
            <w:szCs w:val="24"/>
          </w:rPr>
          <w:t>http://www.oecd.org/edu/students-computers-and-learning-9789264239555-en.htm</w:t>
        </w:r>
      </w:hyperlink>
      <w:r w:rsidRPr="00E54008">
        <w:rPr>
          <w:rStyle w:val="Hyperlink"/>
          <w:color w:val="000000" w:themeColor="text1"/>
          <w:sz w:val="24"/>
          <w:szCs w:val="24"/>
        </w:rPr>
        <w:t xml:space="preserve"> </w:t>
      </w:r>
    </w:p>
    <w:p w14:paraId="0923ACFD" w14:textId="77777777" w:rsidR="002421E2" w:rsidRPr="00E54008" w:rsidRDefault="002421E2" w:rsidP="002421E2">
      <w:pPr>
        <w:autoSpaceDE w:val="0"/>
        <w:adjustRightInd w:val="0"/>
        <w:spacing w:line="360" w:lineRule="auto"/>
        <w:ind w:hanging="720"/>
        <w:rPr>
          <w:rStyle w:val="Hyperlink"/>
          <w:color w:val="000000" w:themeColor="text1"/>
          <w:sz w:val="24"/>
          <w:szCs w:val="24"/>
        </w:rPr>
      </w:pPr>
      <w:r w:rsidRPr="00E54008">
        <w:rPr>
          <w:rStyle w:val="Hyperlink"/>
          <w:color w:val="000000" w:themeColor="text1"/>
          <w:sz w:val="24"/>
          <w:szCs w:val="24"/>
        </w:rPr>
        <w:t xml:space="preserve">OECD (2019a) </w:t>
      </w:r>
      <w:r w:rsidRPr="00E54008">
        <w:rPr>
          <w:rStyle w:val="Hyperlink"/>
          <w:i/>
          <w:iCs/>
          <w:color w:val="000000" w:themeColor="text1"/>
          <w:sz w:val="24"/>
          <w:szCs w:val="24"/>
        </w:rPr>
        <w:t>How’s Life in the Digital Age? Opportunities and Risks of the Digital Transformation for People’s Well-being.</w:t>
      </w:r>
      <w:r w:rsidRPr="00E54008">
        <w:rPr>
          <w:rStyle w:val="Hyperlink"/>
          <w:color w:val="000000" w:themeColor="text1"/>
          <w:sz w:val="24"/>
          <w:szCs w:val="24"/>
        </w:rPr>
        <w:t xml:space="preserve"> Paris: OECD Publishing. Available at: </w:t>
      </w:r>
      <w:hyperlink r:id="rId31" w:history="1">
        <w:r w:rsidRPr="00E54008">
          <w:rPr>
            <w:rStyle w:val="Hyperlink"/>
            <w:color w:val="000000" w:themeColor="text1"/>
            <w:sz w:val="24"/>
            <w:szCs w:val="24"/>
          </w:rPr>
          <w:t>https://www.oecd-ilibrary.org/docserver/9789264311800-en.pdf</w:t>
        </w:r>
      </w:hyperlink>
      <w:r w:rsidRPr="00E54008">
        <w:rPr>
          <w:rStyle w:val="Hyperlink"/>
          <w:color w:val="000000" w:themeColor="text1"/>
          <w:sz w:val="24"/>
          <w:szCs w:val="24"/>
        </w:rPr>
        <w:t xml:space="preserve"> </w:t>
      </w:r>
    </w:p>
    <w:p w14:paraId="38B01EB5"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OECD (2019b) </w:t>
      </w:r>
      <w:r w:rsidRPr="00E54008">
        <w:rPr>
          <w:rFonts w:ascii="Times New Roman" w:hAnsi="Times New Roman"/>
          <w:i/>
          <w:iCs/>
          <w:color w:val="000000" w:themeColor="text1"/>
          <w:sz w:val="24"/>
          <w:szCs w:val="24"/>
        </w:rPr>
        <w:t xml:space="preserve">Pisa 2021 ICT Framework. </w:t>
      </w:r>
      <w:r w:rsidRPr="00E54008">
        <w:rPr>
          <w:rFonts w:ascii="Times New Roman" w:hAnsi="Times New Roman"/>
          <w:color w:val="000000" w:themeColor="text1"/>
          <w:sz w:val="24"/>
          <w:szCs w:val="24"/>
        </w:rPr>
        <w:t xml:space="preserve">Paris: OECD Publishing. Available at: </w:t>
      </w:r>
      <w:hyperlink r:id="rId32" w:history="1">
        <w:r w:rsidRPr="00E54008">
          <w:rPr>
            <w:rStyle w:val="Hyperlink"/>
            <w:color w:val="000000" w:themeColor="text1"/>
            <w:sz w:val="24"/>
            <w:szCs w:val="24"/>
          </w:rPr>
          <w:t>https://www.oecd.org/pisa/sitedocument/PISA-2021-ICT-framework.pdf</w:t>
        </w:r>
      </w:hyperlink>
      <w:r w:rsidRPr="00E54008">
        <w:rPr>
          <w:rFonts w:ascii="Times New Roman" w:hAnsi="Times New Roman"/>
          <w:color w:val="000000" w:themeColor="text1"/>
          <w:sz w:val="24"/>
          <w:szCs w:val="24"/>
        </w:rPr>
        <w:t xml:space="preserve"> </w:t>
      </w:r>
    </w:p>
    <w:p w14:paraId="5796D374" w14:textId="77777777" w:rsidR="002421E2" w:rsidRPr="00E54008" w:rsidRDefault="002421E2" w:rsidP="002421E2">
      <w:pPr>
        <w:autoSpaceDE w:val="0"/>
        <w:adjustRightInd w:val="0"/>
        <w:spacing w:line="360" w:lineRule="auto"/>
        <w:ind w:hanging="720"/>
        <w:rPr>
          <w:rFonts w:ascii="Times New Roman" w:hAnsi="Times New Roman"/>
          <w:b/>
          <w:bCs/>
          <w:color w:val="000000" w:themeColor="text1"/>
          <w:sz w:val="24"/>
          <w:szCs w:val="24"/>
        </w:rPr>
      </w:pPr>
      <w:r w:rsidRPr="00E54008">
        <w:rPr>
          <w:rFonts w:ascii="Times New Roman" w:hAnsi="Times New Roman"/>
          <w:color w:val="000000" w:themeColor="text1"/>
          <w:sz w:val="24"/>
          <w:szCs w:val="24"/>
        </w:rPr>
        <w:t xml:space="preserve">O’Mahony, Tom (2017) ‘The Impact of a Constructivist Approach to Assessment and Feedback on Student Satisfaction and Learning: A case-study’, </w:t>
      </w:r>
      <w:r w:rsidRPr="00E54008">
        <w:rPr>
          <w:rFonts w:ascii="Times New Roman" w:hAnsi="Times New Roman"/>
          <w:i/>
          <w:iCs/>
          <w:color w:val="000000" w:themeColor="text1"/>
          <w:sz w:val="24"/>
          <w:szCs w:val="24"/>
        </w:rPr>
        <w:t xml:space="preserve">All Ireland Journal of Teaching and Learning in Higher Education, </w:t>
      </w:r>
      <w:r w:rsidRPr="00E54008">
        <w:rPr>
          <w:rFonts w:ascii="Times New Roman" w:hAnsi="Times New Roman"/>
          <w:color w:val="000000" w:themeColor="text1"/>
          <w:sz w:val="24"/>
          <w:szCs w:val="24"/>
        </w:rPr>
        <w:t>9, pp.2871-28719.</w:t>
      </w:r>
    </w:p>
    <w:p w14:paraId="503AF0D7"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Palak, D. &amp; Wallis, R. (2009) ‘Teacher’s beliefs and technology practices: A mixed-methods approach’, </w:t>
      </w:r>
      <w:r w:rsidRPr="00E54008">
        <w:rPr>
          <w:rFonts w:ascii="Times New Roman" w:hAnsi="Times New Roman"/>
          <w:i/>
          <w:iCs/>
          <w:color w:val="000000" w:themeColor="text1"/>
          <w:sz w:val="24"/>
          <w:szCs w:val="24"/>
        </w:rPr>
        <w:t xml:space="preserve">Journal of Research on Technology in Education, </w:t>
      </w:r>
      <w:r w:rsidRPr="00E54008">
        <w:rPr>
          <w:rFonts w:ascii="Times New Roman" w:hAnsi="Times New Roman"/>
          <w:color w:val="000000" w:themeColor="text1"/>
          <w:sz w:val="24"/>
          <w:szCs w:val="24"/>
        </w:rPr>
        <w:t>41(4), pp.417-441.</w:t>
      </w:r>
    </w:p>
    <w:p w14:paraId="003650EF"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Professional Development Service for Teachers (2017) </w:t>
      </w:r>
      <w:r w:rsidRPr="00E54008">
        <w:rPr>
          <w:rFonts w:ascii="Times New Roman" w:hAnsi="Times New Roman"/>
          <w:i/>
          <w:iCs/>
          <w:color w:val="000000" w:themeColor="text1"/>
          <w:sz w:val="24"/>
          <w:szCs w:val="24"/>
        </w:rPr>
        <w:t>Digital Learning Framework for Post-Primary Schools</w:t>
      </w:r>
      <w:r w:rsidRPr="00E54008">
        <w:rPr>
          <w:rFonts w:ascii="Times New Roman" w:hAnsi="Times New Roman"/>
          <w:color w:val="000000" w:themeColor="text1"/>
          <w:sz w:val="24"/>
          <w:szCs w:val="24"/>
        </w:rPr>
        <w:t xml:space="preserve">. Dublin: Department of Education and Skills. Available at: </w:t>
      </w:r>
      <w:hyperlink r:id="rId33" w:history="1">
        <w:r w:rsidRPr="00E54008">
          <w:rPr>
            <w:rStyle w:val="Hyperlink"/>
            <w:color w:val="000000" w:themeColor="text1"/>
            <w:sz w:val="24"/>
            <w:szCs w:val="24"/>
          </w:rPr>
          <w:t>https://www.pdsttechnologyineducation.ie/en/Planning/Digital-Learning-Framework/Digital-Learning-Framework-Post-Primary.pdf</w:t>
        </w:r>
      </w:hyperlink>
      <w:r w:rsidRPr="00E54008">
        <w:rPr>
          <w:rFonts w:ascii="Times New Roman" w:hAnsi="Times New Roman"/>
          <w:color w:val="000000" w:themeColor="text1"/>
          <w:sz w:val="24"/>
          <w:szCs w:val="24"/>
        </w:rPr>
        <w:t xml:space="preserve"> </w:t>
      </w:r>
    </w:p>
    <w:p w14:paraId="3ECB98B9"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Putten, S., Stols, G. &amp; Howie, S. (2014) ‘Do prospective mathematics teachers teach who they say they are?’, </w:t>
      </w:r>
      <w:r w:rsidRPr="00E54008">
        <w:rPr>
          <w:rFonts w:ascii="Times New Roman" w:hAnsi="Times New Roman"/>
          <w:i/>
          <w:iCs/>
          <w:color w:val="000000" w:themeColor="text1"/>
          <w:sz w:val="24"/>
          <w:szCs w:val="24"/>
        </w:rPr>
        <w:t xml:space="preserve">Journal of Mathematics Teacher Education, </w:t>
      </w:r>
      <w:r w:rsidRPr="00E54008">
        <w:rPr>
          <w:rFonts w:ascii="Times New Roman" w:hAnsi="Times New Roman"/>
          <w:color w:val="000000" w:themeColor="text1"/>
          <w:sz w:val="24"/>
          <w:szCs w:val="24"/>
        </w:rPr>
        <w:t>17(4), pp.369-392.</w:t>
      </w:r>
    </w:p>
    <w:p w14:paraId="23AEB805" w14:textId="77777777"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Rosenberg, M. (2001) </w:t>
      </w:r>
      <w:r w:rsidRPr="00E54008">
        <w:rPr>
          <w:rFonts w:ascii="Times New Roman" w:hAnsi="Times New Roman"/>
          <w:i/>
          <w:iCs/>
          <w:color w:val="000000" w:themeColor="text1"/>
          <w:sz w:val="24"/>
          <w:szCs w:val="24"/>
        </w:rPr>
        <w:t xml:space="preserve">E-learning: strategies for delivering knowledge in the digital age. </w:t>
      </w:r>
      <w:r w:rsidRPr="00E54008">
        <w:rPr>
          <w:rFonts w:ascii="Times New Roman" w:hAnsi="Times New Roman"/>
          <w:color w:val="000000" w:themeColor="text1"/>
          <w:sz w:val="24"/>
          <w:szCs w:val="24"/>
        </w:rPr>
        <w:t>New York: McGraw Hill.</w:t>
      </w:r>
    </w:p>
    <w:p w14:paraId="00D64C45"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Pr>
          <w:rFonts w:ascii="Times New Roman" w:hAnsi="Times New Roman"/>
          <w:color w:val="000000" w:themeColor="text1"/>
          <w:sz w:val="24"/>
          <w:szCs w:val="24"/>
        </w:rPr>
        <w:t>Russell</w:t>
      </w:r>
      <w:r w:rsidRPr="005616F6">
        <w:rPr>
          <w:rFonts w:ascii="Times New Roman" w:hAnsi="Times New Roman"/>
          <w:color w:val="000000" w:themeColor="text1"/>
          <w:sz w:val="24"/>
          <w:szCs w:val="24"/>
        </w:rPr>
        <w:t xml:space="preserve">, </w:t>
      </w:r>
      <w:r>
        <w:rPr>
          <w:rFonts w:ascii="Times New Roman" w:hAnsi="Times New Roman"/>
          <w:color w:val="000000" w:themeColor="text1"/>
          <w:sz w:val="24"/>
          <w:szCs w:val="24"/>
        </w:rPr>
        <w:t>M.K.</w:t>
      </w:r>
      <w:r w:rsidRPr="005616F6">
        <w:rPr>
          <w:rFonts w:ascii="Times New Roman" w:hAnsi="Times New Roman"/>
          <w:color w:val="000000" w:themeColor="text1"/>
          <w:sz w:val="24"/>
          <w:szCs w:val="24"/>
        </w:rPr>
        <w:t xml:space="preserve"> (2010) ‘</w:t>
      </w:r>
      <w:r>
        <w:rPr>
          <w:rFonts w:ascii="Times New Roman" w:hAnsi="Times New Roman"/>
          <w:color w:val="000000" w:themeColor="text1"/>
          <w:sz w:val="24"/>
          <w:szCs w:val="24"/>
        </w:rPr>
        <w:t>Technology-Aided Formative Assessment of Learning: New Developments and Applications</w:t>
      </w:r>
      <w:r w:rsidRPr="005616F6">
        <w:rPr>
          <w:rFonts w:ascii="Times New Roman" w:hAnsi="Times New Roman"/>
          <w:color w:val="000000" w:themeColor="text1"/>
          <w:sz w:val="24"/>
          <w:szCs w:val="24"/>
        </w:rPr>
        <w:t xml:space="preserve">’, in Andrade, H.L. &amp; Cizek, G.J. (eds.) </w:t>
      </w:r>
      <w:r w:rsidRPr="005616F6">
        <w:rPr>
          <w:rFonts w:ascii="Times New Roman" w:hAnsi="Times New Roman"/>
          <w:i/>
          <w:iCs/>
          <w:color w:val="000000" w:themeColor="text1"/>
          <w:sz w:val="24"/>
          <w:szCs w:val="24"/>
        </w:rPr>
        <w:t>Handbook of Formative Assessment</w:t>
      </w:r>
      <w:r w:rsidRPr="005616F6">
        <w:rPr>
          <w:rFonts w:ascii="Times New Roman" w:hAnsi="Times New Roman"/>
          <w:color w:val="000000" w:themeColor="text1"/>
          <w:sz w:val="24"/>
          <w:szCs w:val="24"/>
        </w:rPr>
        <w:t>, pp.</w:t>
      </w:r>
      <w:r>
        <w:rPr>
          <w:rFonts w:ascii="Times New Roman" w:hAnsi="Times New Roman"/>
          <w:color w:val="000000" w:themeColor="text1"/>
          <w:sz w:val="24"/>
          <w:szCs w:val="24"/>
        </w:rPr>
        <w:t>125</w:t>
      </w:r>
      <w:r w:rsidRPr="005616F6">
        <w:rPr>
          <w:rFonts w:ascii="Times New Roman" w:hAnsi="Times New Roman"/>
          <w:color w:val="000000" w:themeColor="text1"/>
          <w:sz w:val="24"/>
          <w:szCs w:val="24"/>
        </w:rPr>
        <w:t>-1</w:t>
      </w:r>
      <w:r>
        <w:rPr>
          <w:rFonts w:ascii="Times New Roman" w:hAnsi="Times New Roman"/>
          <w:color w:val="000000" w:themeColor="text1"/>
          <w:sz w:val="24"/>
          <w:szCs w:val="24"/>
        </w:rPr>
        <w:t>38</w:t>
      </w:r>
      <w:r w:rsidRPr="005616F6">
        <w:rPr>
          <w:rFonts w:ascii="Times New Roman" w:hAnsi="Times New Roman"/>
          <w:color w:val="000000" w:themeColor="text1"/>
          <w:sz w:val="24"/>
          <w:szCs w:val="24"/>
        </w:rPr>
        <w:t>. New York: Routledge.</w:t>
      </w:r>
    </w:p>
    <w:p w14:paraId="3838AC3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Servon, L.J. (2008) </w:t>
      </w:r>
      <w:r w:rsidRPr="00E54008">
        <w:rPr>
          <w:rFonts w:ascii="Times New Roman" w:hAnsi="Times New Roman"/>
          <w:i/>
          <w:iCs/>
          <w:color w:val="000000" w:themeColor="text1"/>
          <w:sz w:val="24"/>
          <w:szCs w:val="24"/>
        </w:rPr>
        <w:t xml:space="preserve">Bridging the digital divide: Technology, community and public policy. </w:t>
      </w:r>
      <w:r w:rsidRPr="00E54008">
        <w:rPr>
          <w:rFonts w:ascii="Times New Roman" w:hAnsi="Times New Roman"/>
          <w:color w:val="000000" w:themeColor="text1"/>
          <w:sz w:val="24"/>
          <w:szCs w:val="24"/>
        </w:rPr>
        <w:t>New Jersey: John Wiley &amp; Sons.</w:t>
      </w:r>
    </w:p>
    <w:p w14:paraId="71346A56" w14:textId="400579EA"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Sadovnik, A. (2011) </w:t>
      </w:r>
      <w:r w:rsidRPr="00E54008">
        <w:rPr>
          <w:rFonts w:ascii="Times New Roman" w:hAnsi="Times New Roman"/>
          <w:i/>
          <w:iCs/>
          <w:color w:val="000000" w:themeColor="text1"/>
          <w:sz w:val="24"/>
          <w:szCs w:val="24"/>
        </w:rPr>
        <w:t xml:space="preserve">Sociology of Education: A Critical Reader. </w:t>
      </w:r>
      <w:r w:rsidRPr="00E54008">
        <w:rPr>
          <w:rFonts w:ascii="Times New Roman" w:hAnsi="Times New Roman"/>
          <w:color w:val="000000" w:themeColor="text1"/>
          <w:sz w:val="24"/>
          <w:szCs w:val="24"/>
        </w:rPr>
        <w:t>London: Routledge.</w:t>
      </w:r>
    </w:p>
    <w:p w14:paraId="2D22CB2B" w14:textId="102F99BB" w:rsidR="00C21131" w:rsidRDefault="00C21131" w:rsidP="002421E2">
      <w:pPr>
        <w:autoSpaceDE w:val="0"/>
        <w:adjustRightInd w:val="0"/>
        <w:spacing w:line="360" w:lineRule="auto"/>
        <w:ind w:hanging="720"/>
        <w:rPr>
          <w:rFonts w:ascii="Times New Roman" w:hAnsi="Times New Roman"/>
          <w:color w:val="000000" w:themeColor="text1"/>
          <w:sz w:val="24"/>
          <w:szCs w:val="24"/>
          <w:lang w:val="en-IE"/>
        </w:rPr>
      </w:pPr>
      <w:r w:rsidRPr="00C21131">
        <w:rPr>
          <w:rFonts w:ascii="Times New Roman" w:hAnsi="Times New Roman"/>
          <w:color w:val="000000" w:themeColor="text1"/>
          <w:sz w:val="24"/>
          <w:szCs w:val="24"/>
          <w:lang w:val="en-IE"/>
        </w:rPr>
        <w:lastRenderedPageBreak/>
        <w:t xml:space="preserve">Shannon-Baker, P. (2015) ‘Making Paradigms Meaningful in Mixed Methods Research’, </w:t>
      </w:r>
      <w:r w:rsidRPr="00C21131">
        <w:rPr>
          <w:rFonts w:ascii="Times New Roman" w:hAnsi="Times New Roman"/>
          <w:i/>
          <w:iCs/>
          <w:color w:val="000000" w:themeColor="text1"/>
          <w:sz w:val="24"/>
          <w:szCs w:val="24"/>
          <w:lang w:val="en-IE"/>
        </w:rPr>
        <w:t xml:space="preserve">Journal of Mixed Methods Research, </w:t>
      </w:r>
      <w:r>
        <w:rPr>
          <w:rFonts w:ascii="Times New Roman" w:hAnsi="Times New Roman"/>
          <w:color w:val="000000" w:themeColor="text1"/>
          <w:sz w:val="24"/>
          <w:szCs w:val="24"/>
          <w:lang w:val="en-IE"/>
        </w:rPr>
        <w:t>10(4), pp.319-334.</w:t>
      </w:r>
    </w:p>
    <w:p w14:paraId="68BC54BB" w14:textId="77777777" w:rsidR="00C21131" w:rsidRPr="00C21131" w:rsidRDefault="00C21131" w:rsidP="00C21131">
      <w:pPr>
        <w:autoSpaceDE w:val="0"/>
        <w:adjustRightInd w:val="0"/>
        <w:spacing w:line="360" w:lineRule="auto"/>
        <w:ind w:hanging="720"/>
        <w:rPr>
          <w:rFonts w:ascii="Times New Roman" w:hAnsi="Times New Roman"/>
          <w:color w:val="000000" w:themeColor="text1"/>
          <w:sz w:val="24"/>
          <w:szCs w:val="24"/>
        </w:rPr>
      </w:pPr>
      <w:r w:rsidRPr="00C21131">
        <w:rPr>
          <w:rFonts w:ascii="Times New Roman" w:hAnsi="Times New Roman"/>
          <w:color w:val="000000" w:themeColor="text1"/>
          <w:sz w:val="24"/>
          <w:szCs w:val="24"/>
        </w:rPr>
        <w:t xml:space="preserve">Shamoo, A. &amp; Resnik, D. (2009) </w:t>
      </w:r>
      <w:r w:rsidRPr="00C21131">
        <w:rPr>
          <w:rFonts w:ascii="Times New Roman" w:hAnsi="Times New Roman"/>
          <w:i/>
          <w:iCs/>
          <w:color w:val="000000" w:themeColor="text1"/>
          <w:sz w:val="24"/>
          <w:szCs w:val="24"/>
        </w:rPr>
        <w:t xml:space="preserve">Responsible Conduct of Research. </w:t>
      </w:r>
      <w:r w:rsidRPr="00C21131">
        <w:rPr>
          <w:rFonts w:ascii="Times New Roman" w:hAnsi="Times New Roman"/>
          <w:color w:val="000000" w:themeColor="text1"/>
          <w:sz w:val="24"/>
          <w:szCs w:val="24"/>
        </w:rPr>
        <w:t>2</w:t>
      </w:r>
      <w:r w:rsidRPr="00C21131">
        <w:rPr>
          <w:rFonts w:ascii="Times New Roman" w:hAnsi="Times New Roman"/>
          <w:color w:val="000000" w:themeColor="text1"/>
          <w:sz w:val="24"/>
          <w:szCs w:val="24"/>
          <w:vertAlign w:val="superscript"/>
        </w:rPr>
        <w:t>nd</w:t>
      </w:r>
      <w:r w:rsidRPr="00C21131">
        <w:rPr>
          <w:rFonts w:ascii="Times New Roman" w:hAnsi="Times New Roman"/>
          <w:color w:val="000000" w:themeColor="text1"/>
          <w:sz w:val="24"/>
          <w:szCs w:val="24"/>
        </w:rPr>
        <w:t xml:space="preserve"> edn</w:t>
      </w:r>
      <w:r w:rsidRPr="00C21131">
        <w:rPr>
          <w:rFonts w:ascii="Times New Roman" w:hAnsi="Times New Roman"/>
          <w:i/>
          <w:iCs/>
          <w:color w:val="000000" w:themeColor="text1"/>
          <w:sz w:val="24"/>
          <w:szCs w:val="24"/>
        </w:rPr>
        <w:t xml:space="preserve">. </w:t>
      </w:r>
      <w:r w:rsidRPr="00C21131">
        <w:rPr>
          <w:rFonts w:ascii="Times New Roman" w:hAnsi="Times New Roman"/>
          <w:color w:val="000000" w:themeColor="text1"/>
          <w:sz w:val="24"/>
          <w:szCs w:val="24"/>
        </w:rPr>
        <w:t>New York: Oxford University Press.</w:t>
      </w:r>
    </w:p>
    <w:p w14:paraId="0D29583A" w14:textId="77777777" w:rsidR="00C21131" w:rsidRPr="00C21131" w:rsidRDefault="00C21131" w:rsidP="002421E2">
      <w:pPr>
        <w:autoSpaceDE w:val="0"/>
        <w:adjustRightInd w:val="0"/>
        <w:spacing w:line="360" w:lineRule="auto"/>
        <w:ind w:hanging="720"/>
        <w:rPr>
          <w:rFonts w:ascii="Times New Roman" w:hAnsi="Times New Roman"/>
          <w:color w:val="000000" w:themeColor="text1"/>
          <w:sz w:val="24"/>
          <w:szCs w:val="24"/>
          <w:lang w:val="en-IE"/>
        </w:rPr>
      </w:pPr>
    </w:p>
    <w:p w14:paraId="6F7909CE" w14:textId="77777777" w:rsidR="00C21131" w:rsidRPr="00C21131" w:rsidRDefault="00C21131" w:rsidP="002421E2">
      <w:pPr>
        <w:autoSpaceDE w:val="0"/>
        <w:adjustRightInd w:val="0"/>
        <w:spacing w:line="360" w:lineRule="auto"/>
        <w:ind w:hanging="720"/>
        <w:rPr>
          <w:rFonts w:ascii="Times New Roman" w:hAnsi="Times New Roman"/>
          <w:i/>
          <w:iCs/>
          <w:color w:val="000000" w:themeColor="text1"/>
          <w:sz w:val="24"/>
          <w:szCs w:val="24"/>
          <w:lang w:val="en-IE"/>
        </w:rPr>
      </w:pPr>
    </w:p>
    <w:p w14:paraId="02E06A2B"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Sorensen, T. &amp; Robertson, L. (2017) ‘The OECD program TALIS and Framing, Measuring and Selling Quality Teacher’ in Akiba, M. &amp; LeTendre, G. K. (eds.) </w:t>
      </w:r>
      <w:r w:rsidRPr="00E54008">
        <w:rPr>
          <w:rFonts w:ascii="Times New Roman" w:hAnsi="Times New Roman"/>
          <w:i/>
          <w:iCs/>
          <w:color w:val="000000" w:themeColor="text1"/>
          <w:sz w:val="24"/>
          <w:szCs w:val="24"/>
        </w:rPr>
        <w:t xml:space="preserve">Routledge International Handbook of Teacher Quality and Policy, </w:t>
      </w:r>
      <w:r w:rsidRPr="00E54008">
        <w:rPr>
          <w:rFonts w:ascii="Times New Roman" w:hAnsi="Times New Roman"/>
          <w:color w:val="000000" w:themeColor="text1"/>
          <w:sz w:val="24"/>
          <w:szCs w:val="24"/>
        </w:rPr>
        <w:t>pp.117-131.</w:t>
      </w:r>
    </w:p>
    <w:p w14:paraId="7655B016" w14:textId="0994983A"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Shiel, G. &amp; Kelleher, C. (2017) </w:t>
      </w:r>
      <w:r w:rsidRPr="00E54008">
        <w:rPr>
          <w:rFonts w:ascii="Times New Roman" w:hAnsi="Times New Roman"/>
          <w:i/>
          <w:iCs/>
          <w:color w:val="000000" w:themeColor="text1"/>
          <w:sz w:val="24"/>
          <w:szCs w:val="24"/>
        </w:rPr>
        <w:t>An Evaluation of the Impact of Project Maths on the Performance of Students in Junior Cycle Mathematics.</w:t>
      </w:r>
      <w:r w:rsidRPr="00E54008">
        <w:rPr>
          <w:rFonts w:ascii="Times New Roman" w:hAnsi="Times New Roman"/>
          <w:color w:val="000000" w:themeColor="text1"/>
          <w:sz w:val="24"/>
          <w:szCs w:val="24"/>
        </w:rPr>
        <w:t xml:space="preserve"> Dublin: Educational Research Centre. Available at: </w:t>
      </w:r>
      <w:hyperlink r:id="rId34" w:history="1">
        <w:r w:rsidRPr="00E54008">
          <w:rPr>
            <w:rStyle w:val="Hyperlink"/>
            <w:color w:val="000000" w:themeColor="text1"/>
            <w:sz w:val="24"/>
            <w:szCs w:val="24"/>
          </w:rPr>
          <w:t>https://ncca.ie/media/3629/pm_evaluation_strand1_2017.pdf</w:t>
        </w:r>
      </w:hyperlink>
      <w:r w:rsidRPr="00E54008">
        <w:rPr>
          <w:rFonts w:ascii="Times New Roman" w:hAnsi="Times New Roman"/>
          <w:color w:val="000000" w:themeColor="text1"/>
          <w:sz w:val="24"/>
          <w:szCs w:val="24"/>
        </w:rPr>
        <w:t xml:space="preserve"> </w:t>
      </w:r>
    </w:p>
    <w:p w14:paraId="24A0AAB6" w14:textId="355FDA73" w:rsidR="00C21131" w:rsidRPr="00E54008" w:rsidRDefault="00C21131" w:rsidP="002421E2">
      <w:pPr>
        <w:autoSpaceDE w:val="0"/>
        <w:adjustRightInd w:val="0"/>
        <w:spacing w:line="360" w:lineRule="auto"/>
        <w:ind w:hanging="720"/>
        <w:rPr>
          <w:rFonts w:ascii="Times New Roman" w:hAnsi="Times New Roman"/>
          <w:color w:val="000000" w:themeColor="text1"/>
          <w:sz w:val="24"/>
          <w:szCs w:val="24"/>
        </w:rPr>
      </w:pPr>
      <w:r w:rsidRPr="00C21131">
        <w:rPr>
          <w:rFonts w:ascii="Times New Roman" w:hAnsi="Times New Roman"/>
          <w:color w:val="000000" w:themeColor="text1"/>
          <w:sz w:val="24"/>
          <w:szCs w:val="24"/>
        </w:rPr>
        <w:t xml:space="preserve">Sullivan, B., Glenn, M., Roche, M. &amp; McDonagh, C. (2016) </w:t>
      </w:r>
      <w:r w:rsidRPr="00C21131">
        <w:rPr>
          <w:rFonts w:ascii="Times New Roman" w:hAnsi="Times New Roman"/>
          <w:i/>
          <w:iCs/>
          <w:color w:val="000000" w:themeColor="text1"/>
          <w:sz w:val="24"/>
          <w:szCs w:val="24"/>
        </w:rPr>
        <w:t xml:space="preserve">Introduction to Critical Reflection and Action for Teacher Researchers. </w:t>
      </w:r>
      <w:r w:rsidRPr="00C21131">
        <w:rPr>
          <w:rFonts w:ascii="Times New Roman" w:hAnsi="Times New Roman"/>
          <w:color w:val="000000" w:themeColor="text1"/>
          <w:sz w:val="24"/>
          <w:szCs w:val="24"/>
        </w:rPr>
        <w:t>New York: Routledge.</w:t>
      </w:r>
    </w:p>
    <w:p w14:paraId="50512C3D"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Tabach, M. &amp; Slutzky, G. (2017) ‘Studying the Practice of High School Mathematics Teachers in a Single Computer Setting’, </w:t>
      </w:r>
      <w:r w:rsidRPr="00E54008">
        <w:rPr>
          <w:rFonts w:ascii="Times New Roman" w:hAnsi="Times New Roman"/>
          <w:i/>
          <w:iCs/>
          <w:color w:val="000000" w:themeColor="text1"/>
          <w:sz w:val="24"/>
          <w:szCs w:val="24"/>
        </w:rPr>
        <w:t xml:space="preserve">Mathematics Education in the Digital Era, </w:t>
      </w:r>
      <w:r w:rsidRPr="00E54008">
        <w:rPr>
          <w:rFonts w:ascii="Times New Roman" w:hAnsi="Times New Roman"/>
          <w:color w:val="000000" w:themeColor="text1"/>
          <w:sz w:val="24"/>
          <w:szCs w:val="24"/>
        </w:rPr>
        <w:t>9, pp.215-233.</w:t>
      </w:r>
    </w:p>
    <w:p w14:paraId="551AEE76"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Tolmie, A. (2001) ‘Examining learning in relation to the contexts of use of ICT’,</w:t>
      </w:r>
      <w:r w:rsidRPr="00E54008">
        <w:rPr>
          <w:rFonts w:ascii="Times New Roman" w:hAnsi="Times New Roman"/>
          <w:i/>
          <w:iCs/>
          <w:color w:val="000000" w:themeColor="text1"/>
          <w:sz w:val="24"/>
          <w:szCs w:val="24"/>
        </w:rPr>
        <w:t xml:space="preserve"> </w:t>
      </w:r>
      <w:r w:rsidRPr="00E54008">
        <w:rPr>
          <w:rFonts w:ascii="Times New Roman" w:hAnsi="Times New Roman"/>
          <w:color w:val="000000" w:themeColor="text1"/>
          <w:sz w:val="24"/>
          <w:szCs w:val="24"/>
        </w:rPr>
        <w:t>Journal of Computer Assisted Learning, 17, pp.235-241.</w:t>
      </w:r>
    </w:p>
    <w:p w14:paraId="053AF798" w14:textId="47E197CE" w:rsidR="002421E2"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Tondeur, J., Hermans, R., Braak, J. &amp; Valcke, M. (2008) ‘Exploring the link between teachers’ educational belief profiles and different types of computer use in the classroom’, </w:t>
      </w:r>
      <w:r w:rsidRPr="00E54008">
        <w:rPr>
          <w:rFonts w:ascii="Times New Roman" w:hAnsi="Times New Roman"/>
          <w:i/>
          <w:iCs/>
          <w:color w:val="000000" w:themeColor="text1"/>
          <w:sz w:val="24"/>
          <w:szCs w:val="24"/>
        </w:rPr>
        <w:t xml:space="preserve">Computers in Human Behaviour, </w:t>
      </w:r>
      <w:r w:rsidRPr="00E54008">
        <w:rPr>
          <w:rFonts w:ascii="Times New Roman" w:hAnsi="Times New Roman"/>
          <w:color w:val="000000" w:themeColor="text1"/>
          <w:sz w:val="24"/>
          <w:szCs w:val="24"/>
        </w:rPr>
        <w:t>24(6), pp.2541-2553</w:t>
      </w:r>
    </w:p>
    <w:p w14:paraId="34899D0B" w14:textId="48166F53" w:rsidR="00C21131" w:rsidRPr="00C21131" w:rsidRDefault="00C21131" w:rsidP="002421E2">
      <w:pPr>
        <w:autoSpaceDE w:val="0"/>
        <w:adjustRightInd w:val="0"/>
        <w:spacing w:line="360" w:lineRule="auto"/>
        <w:ind w:hanging="720"/>
        <w:rPr>
          <w:rFonts w:ascii="Times New Roman" w:hAnsi="Times New Roman"/>
          <w:color w:val="000000" w:themeColor="text1"/>
          <w:sz w:val="24"/>
          <w:szCs w:val="24"/>
          <w:lang w:val="en-IE"/>
        </w:rPr>
      </w:pPr>
      <w:r w:rsidRPr="00C21131">
        <w:rPr>
          <w:rFonts w:ascii="Times New Roman" w:hAnsi="Times New Roman"/>
          <w:color w:val="000000" w:themeColor="text1"/>
          <w:sz w:val="24"/>
          <w:szCs w:val="24"/>
          <w:lang w:val="en-IE"/>
        </w:rPr>
        <w:t xml:space="preserve">Wang, F. &amp; Hannafin, M. J. (2005) ‘Design-Based Research and Technology-Enhanced Learning Environments’, </w:t>
      </w:r>
      <w:r w:rsidRPr="00C21131">
        <w:rPr>
          <w:rFonts w:ascii="Times New Roman" w:hAnsi="Times New Roman"/>
          <w:i/>
          <w:iCs/>
          <w:color w:val="000000" w:themeColor="text1"/>
          <w:sz w:val="24"/>
          <w:szCs w:val="24"/>
          <w:lang w:val="en-IE"/>
        </w:rPr>
        <w:t xml:space="preserve">Educational Technology Research and Development, 53(4), </w:t>
      </w:r>
      <w:r w:rsidRPr="00C21131">
        <w:rPr>
          <w:rFonts w:ascii="Times New Roman" w:hAnsi="Times New Roman"/>
          <w:color w:val="000000" w:themeColor="text1"/>
          <w:sz w:val="24"/>
          <w:szCs w:val="24"/>
          <w:lang w:val="en-IE"/>
        </w:rPr>
        <w:t>pp.5-23.</w:t>
      </w:r>
    </w:p>
    <w:p w14:paraId="423923B6" w14:textId="77777777" w:rsidR="002421E2" w:rsidRPr="00E54008" w:rsidRDefault="002421E2" w:rsidP="002421E2">
      <w:pPr>
        <w:autoSpaceDE w:val="0"/>
        <w:adjustRightInd w:val="0"/>
        <w:spacing w:line="360" w:lineRule="auto"/>
        <w:ind w:hanging="720"/>
        <w:rPr>
          <w:rFonts w:ascii="Times New Roman" w:hAnsi="Times New Roman"/>
          <w:color w:val="000000" w:themeColor="text1"/>
          <w:sz w:val="24"/>
          <w:szCs w:val="24"/>
        </w:rPr>
      </w:pPr>
      <w:r w:rsidRPr="00E54008">
        <w:rPr>
          <w:rFonts w:ascii="Times New Roman" w:hAnsi="Times New Roman"/>
          <w:color w:val="000000" w:themeColor="text1"/>
          <w:sz w:val="24"/>
          <w:szCs w:val="24"/>
        </w:rPr>
        <w:t xml:space="preserve">Warner, Z. B. (2011) ‘Adoption of Computer-Based Formative Assessment in a High School Mathematics Classroom’, </w:t>
      </w:r>
      <w:r w:rsidRPr="00E54008">
        <w:rPr>
          <w:rFonts w:ascii="Times New Roman" w:hAnsi="Times New Roman"/>
          <w:i/>
          <w:iCs/>
          <w:color w:val="000000" w:themeColor="text1"/>
          <w:sz w:val="24"/>
          <w:szCs w:val="24"/>
        </w:rPr>
        <w:t xml:space="preserve">Journal of Cases on Information Technology, </w:t>
      </w:r>
      <w:r w:rsidRPr="00E54008">
        <w:rPr>
          <w:rFonts w:ascii="Times New Roman" w:hAnsi="Times New Roman"/>
          <w:color w:val="000000" w:themeColor="text1"/>
          <w:sz w:val="24"/>
          <w:szCs w:val="24"/>
        </w:rPr>
        <w:t>13(4), pp.9-20.</w:t>
      </w:r>
    </w:p>
    <w:p w14:paraId="1FFF217B" w14:textId="77777777" w:rsidR="002421E2" w:rsidRDefault="002421E2"/>
    <w:sectPr w:rsidR="00242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Yu Gothic"/>
    <w:panose1 w:val="020B0604020202020204"/>
    <w:charset w:val="80"/>
    <w:family w:val="auto"/>
    <w:notTrueType/>
    <w:pitch w:val="default"/>
    <w:sig w:usb0="00000001" w:usb1="08070000" w:usb2="00000010" w:usb3="00000000" w:csb0="00020000" w:csb1="00000000"/>
  </w:font>
  <w:font w:name="Times">
    <w:panose1 w:val="00000500000000020000"/>
    <w:charset w:val="00"/>
    <w:family w:val="auto"/>
    <w:pitch w:val="variable"/>
    <w:sig w:usb0="E00002FF" w:usb1="5000205A"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Interstat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C1BA5"/>
    <w:multiLevelType w:val="hybridMultilevel"/>
    <w:tmpl w:val="8A7C4E6A"/>
    <w:lvl w:ilvl="0" w:tplc="083C0001">
      <w:start w:val="1"/>
      <w:numFmt w:val="bullet"/>
      <w:lvlText w:val=""/>
      <w:lvlJc w:val="left"/>
      <w:pPr>
        <w:ind w:left="360" w:hanging="360"/>
      </w:pPr>
      <w:rPr>
        <w:rFonts w:ascii="Symbol" w:hAnsi="Symbol" w:hint="default"/>
      </w:rPr>
    </w:lvl>
    <w:lvl w:ilvl="1" w:tplc="083C0003" w:tentative="1">
      <w:start w:val="1"/>
      <w:numFmt w:val="bullet"/>
      <w:lvlText w:val="o"/>
      <w:lvlJc w:val="left"/>
      <w:pPr>
        <w:ind w:left="1080" w:hanging="360"/>
      </w:pPr>
      <w:rPr>
        <w:rFonts w:ascii="Courier New" w:hAnsi="Courier New" w:cs="Courier New" w:hint="default"/>
      </w:rPr>
    </w:lvl>
    <w:lvl w:ilvl="2" w:tplc="083C0005" w:tentative="1">
      <w:start w:val="1"/>
      <w:numFmt w:val="bullet"/>
      <w:lvlText w:val=""/>
      <w:lvlJc w:val="left"/>
      <w:pPr>
        <w:ind w:left="1800" w:hanging="360"/>
      </w:pPr>
      <w:rPr>
        <w:rFonts w:ascii="Wingdings" w:hAnsi="Wingdings" w:hint="default"/>
      </w:rPr>
    </w:lvl>
    <w:lvl w:ilvl="3" w:tplc="083C0001" w:tentative="1">
      <w:start w:val="1"/>
      <w:numFmt w:val="bullet"/>
      <w:lvlText w:val=""/>
      <w:lvlJc w:val="left"/>
      <w:pPr>
        <w:ind w:left="2520" w:hanging="360"/>
      </w:pPr>
      <w:rPr>
        <w:rFonts w:ascii="Symbol" w:hAnsi="Symbol" w:hint="default"/>
      </w:rPr>
    </w:lvl>
    <w:lvl w:ilvl="4" w:tplc="083C0003" w:tentative="1">
      <w:start w:val="1"/>
      <w:numFmt w:val="bullet"/>
      <w:lvlText w:val="o"/>
      <w:lvlJc w:val="left"/>
      <w:pPr>
        <w:ind w:left="3240" w:hanging="360"/>
      </w:pPr>
      <w:rPr>
        <w:rFonts w:ascii="Courier New" w:hAnsi="Courier New" w:cs="Courier New" w:hint="default"/>
      </w:rPr>
    </w:lvl>
    <w:lvl w:ilvl="5" w:tplc="083C0005" w:tentative="1">
      <w:start w:val="1"/>
      <w:numFmt w:val="bullet"/>
      <w:lvlText w:val=""/>
      <w:lvlJc w:val="left"/>
      <w:pPr>
        <w:ind w:left="3960" w:hanging="360"/>
      </w:pPr>
      <w:rPr>
        <w:rFonts w:ascii="Wingdings" w:hAnsi="Wingdings" w:hint="default"/>
      </w:rPr>
    </w:lvl>
    <w:lvl w:ilvl="6" w:tplc="083C0001" w:tentative="1">
      <w:start w:val="1"/>
      <w:numFmt w:val="bullet"/>
      <w:lvlText w:val=""/>
      <w:lvlJc w:val="left"/>
      <w:pPr>
        <w:ind w:left="4680" w:hanging="360"/>
      </w:pPr>
      <w:rPr>
        <w:rFonts w:ascii="Symbol" w:hAnsi="Symbol" w:hint="default"/>
      </w:rPr>
    </w:lvl>
    <w:lvl w:ilvl="7" w:tplc="083C0003" w:tentative="1">
      <w:start w:val="1"/>
      <w:numFmt w:val="bullet"/>
      <w:lvlText w:val="o"/>
      <w:lvlJc w:val="left"/>
      <w:pPr>
        <w:ind w:left="5400" w:hanging="360"/>
      </w:pPr>
      <w:rPr>
        <w:rFonts w:ascii="Courier New" w:hAnsi="Courier New" w:cs="Courier New" w:hint="default"/>
      </w:rPr>
    </w:lvl>
    <w:lvl w:ilvl="8" w:tplc="083C0005" w:tentative="1">
      <w:start w:val="1"/>
      <w:numFmt w:val="bullet"/>
      <w:lvlText w:val=""/>
      <w:lvlJc w:val="left"/>
      <w:pPr>
        <w:ind w:left="6120" w:hanging="360"/>
      </w:pPr>
      <w:rPr>
        <w:rFonts w:ascii="Wingdings" w:hAnsi="Wingdings" w:hint="default"/>
      </w:rPr>
    </w:lvl>
  </w:abstractNum>
  <w:abstractNum w:abstractNumId="1" w15:restartNumberingAfterBreak="0">
    <w:nsid w:val="27F47D95"/>
    <w:multiLevelType w:val="hybridMultilevel"/>
    <w:tmpl w:val="230E4184"/>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abstractNum w:abstractNumId="2" w15:restartNumberingAfterBreak="0">
    <w:nsid w:val="548C353C"/>
    <w:multiLevelType w:val="multilevel"/>
    <w:tmpl w:val="F202D6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5CFB55C3"/>
    <w:multiLevelType w:val="multilevel"/>
    <w:tmpl w:val="DD26B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72D11A8D"/>
    <w:multiLevelType w:val="multilevel"/>
    <w:tmpl w:val="B29E0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86E6658"/>
    <w:multiLevelType w:val="hybridMultilevel"/>
    <w:tmpl w:val="F7E25AB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C LIATHAIN, CIAN">
    <w15:presenceInfo w15:providerId="AD" w15:userId="S::c.macliathain2@nuigalway.ie::95bb99b3-31e7-41b3-9e7d-df00807e7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E2"/>
    <w:rsid w:val="000324FE"/>
    <w:rsid w:val="001B7CC4"/>
    <w:rsid w:val="002421E2"/>
    <w:rsid w:val="003A3BC0"/>
    <w:rsid w:val="003D0E7D"/>
    <w:rsid w:val="003F7839"/>
    <w:rsid w:val="00453012"/>
    <w:rsid w:val="004776E3"/>
    <w:rsid w:val="004963AA"/>
    <w:rsid w:val="004A5D57"/>
    <w:rsid w:val="005A3E6A"/>
    <w:rsid w:val="0061165E"/>
    <w:rsid w:val="00630976"/>
    <w:rsid w:val="00671E3F"/>
    <w:rsid w:val="00731A30"/>
    <w:rsid w:val="0080339F"/>
    <w:rsid w:val="008C737A"/>
    <w:rsid w:val="008E69A0"/>
    <w:rsid w:val="00995C6F"/>
    <w:rsid w:val="009A1184"/>
    <w:rsid w:val="009E55B7"/>
    <w:rsid w:val="00A13A27"/>
    <w:rsid w:val="00A7148D"/>
    <w:rsid w:val="00B2311D"/>
    <w:rsid w:val="00C21131"/>
    <w:rsid w:val="00D2479A"/>
    <w:rsid w:val="00DD2137"/>
    <w:rsid w:val="00E92B15"/>
    <w:rsid w:val="00EB0446"/>
    <w:rsid w:val="00ED0CF2"/>
    <w:rsid w:val="00EF0F56"/>
    <w:rsid w:val="00F7240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5ECE5"/>
  <w15:chartTrackingRefBased/>
  <w15:docId w15:val="{C76377C6-9E2D-314D-BDD6-C4AF51788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21E2"/>
    <w:pPr>
      <w:suppressAutoHyphens/>
      <w:autoSpaceDN w:val="0"/>
      <w:textAlignment w:val="baseline"/>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421E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1E2"/>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2421E2"/>
    <w:rPr>
      <w:rFonts w:ascii="Times New Roman" w:hAnsi="Times New Roman" w:cs="Times New Roman"/>
      <w:sz w:val="18"/>
      <w:szCs w:val="18"/>
      <w:lang w:val="en-GB"/>
    </w:rPr>
  </w:style>
  <w:style w:type="character" w:customStyle="1" w:styleId="Heading1Char">
    <w:name w:val="Heading 1 Char"/>
    <w:basedOn w:val="DefaultParagraphFont"/>
    <w:link w:val="Heading1"/>
    <w:uiPriority w:val="9"/>
    <w:rsid w:val="002421E2"/>
    <w:rPr>
      <w:rFonts w:asciiTheme="majorHAnsi" w:eastAsiaTheme="majorEastAsia" w:hAnsiTheme="majorHAnsi" w:cstheme="majorBidi"/>
      <w:color w:val="2F5496" w:themeColor="accent1" w:themeShade="BF"/>
      <w:sz w:val="32"/>
      <w:szCs w:val="32"/>
      <w:lang w:val="en-GB"/>
    </w:rPr>
  </w:style>
  <w:style w:type="paragraph" w:styleId="ListParagraph">
    <w:name w:val="List Paragraph"/>
    <w:basedOn w:val="Normal"/>
    <w:rsid w:val="002421E2"/>
    <w:pPr>
      <w:ind w:left="720"/>
    </w:pPr>
  </w:style>
  <w:style w:type="character" w:styleId="Hyperlink">
    <w:name w:val="Hyperlink"/>
    <w:basedOn w:val="DefaultParagraphFont"/>
    <w:uiPriority w:val="99"/>
    <w:unhideWhenUsed/>
    <w:rsid w:val="002421E2"/>
    <w:rPr>
      <w:color w:val="0000FF"/>
      <w:u w:val="single"/>
    </w:rPr>
  </w:style>
  <w:style w:type="character" w:styleId="UnresolvedMention">
    <w:name w:val="Unresolved Mention"/>
    <w:basedOn w:val="DefaultParagraphFont"/>
    <w:uiPriority w:val="99"/>
    <w:semiHidden/>
    <w:unhideWhenUsed/>
    <w:rsid w:val="002421E2"/>
    <w:rPr>
      <w:color w:val="605E5C"/>
      <w:shd w:val="clear" w:color="auto" w:fill="E1DFDD"/>
    </w:rPr>
  </w:style>
  <w:style w:type="character" w:styleId="FollowedHyperlink">
    <w:name w:val="FollowedHyperlink"/>
    <w:basedOn w:val="DefaultParagraphFont"/>
    <w:uiPriority w:val="99"/>
    <w:semiHidden/>
    <w:unhideWhenUsed/>
    <w:rsid w:val="002421E2"/>
    <w:rPr>
      <w:color w:val="954F72" w:themeColor="followedHyperlink"/>
      <w:u w:val="single"/>
    </w:rPr>
  </w:style>
  <w:style w:type="paragraph" w:customStyle="1" w:styleId="Default">
    <w:name w:val="Default"/>
    <w:rsid w:val="002421E2"/>
    <w:pPr>
      <w:autoSpaceDE w:val="0"/>
      <w:autoSpaceDN w:val="0"/>
      <w:adjustRightInd w:val="0"/>
    </w:pPr>
    <w:rPr>
      <w:rFonts w:ascii="Calibri" w:eastAsia="Calibri" w:hAnsi="Calibri" w:cs="Calibri"/>
      <w:color w:val="000000"/>
      <w:lang w:val="ga-IE"/>
    </w:rPr>
  </w:style>
  <w:style w:type="paragraph" w:styleId="Header">
    <w:name w:val="header"/>
    <w:basedOn w:val="Normal"/>
    <w:link w:val="HeaderChar"/>
    <w:uiPriority w:val="99"/>
    <w:unhideWhenUsed/>
    <w:rsid w:val="002421E2"/>
    <w:pPr>
      <w:tabs>
        <w:tab w:val="center" w:pos="4513"/>
        <w:tab w:val="right" w:pos="9026"/>
      </w:tabs>
    </w:pPr>
  </w:style>
  <w:style w:type="character" w:customStyle="1" w:styleId="HeaderChar">
    <w:name w:val="Header Char"/>
    <w:basedOn w:val="DefaultParagraphFont"/>
    <w:link w:val="Header"/>
    <w:uiPriority w:val="99"/>
    <w:rsid w:val="002421E2"/>
    <w:rPr>
      <w:rFonts w:ascii="Calibri" w:eastAsia="Calibri" w:hAnsi="Calibri" w:cs="Times New Roman"/>
      <w:sz w:val="22"/>
      <w:szCs w:val="22"/>
      <w:lang w:val="en-GB"/>
    </w:rPr>
  </w:style>
  <w:style w:type="paragraph" w:styleId="Footer">
    <w:name w:val="footer"/>
    <w:basedOn w:val="Normal"/>
    <w:link w:val="FooterChar"/>
    <w:uiPriority w:val="99"/>
    <w:unhideWhenUsed/>
    <w:rsid w:val="002421E2"/>
    <w:pPr>
      <w:tabs>
        <w:tab w:val="center" w:pos="4513"/>
        <w:tab w:val="right" w:pos="9026"/>
      </w:tabs>
    </w:pPr>
  </w:style>
  <w:style w:type="character" w:customStyle="1" w:styleId="FooterChar">
    <w:name w:val="Footer Char"/>
    <w:basedOn w:val="DefaultParagraphFont"/>
    <w:link w:val="Footer"/>
    <w:uiPriority w:val="99"/>
    <w:rsid w:val="002421E2"/>
    <w:rPr>
      <w:rFonts w:ascii="Calibri" w:eastAsia="Calibri" w:hAnsi="Calibri" w:cs="Times New Roman"/>
      <w:sz w:val="22"/>
      <w:szCs w:val="22"/>
      <w:lang w:val="en-GB"/>
    </w:rPr>
  </w:style>
  <w:style w:type="paragraph" w:styleId="NoSpacing">
    <w:name w:val="No Spacing"/>
    <w:uiPriority w:val="1"/>
    <w:qFormat/>
    <w:rsid w:val="002421E2"/>
    <w:pPr>
      <w:suppressAutoHyphens/>
      <w:autoSpaceDN w:val="0"/>
      <w:textAlignment w:val="baseline"/>
    </w:pPr>
    <w:rPr>
      <w:rFonts w:ascii="Calibri" w:eastAsia="Calibri" w:hAnsi="Calibri" w:cs="Times New Roman"/>
      <w:sz w:val="22"/>
      <w:szCs w:val="22"/>
      <w:lang w:val="en-GB"/>
    </w:rPr>
  </w:style>
  <w:style w:type="paragraph" w:customStyle="1" w:styleId="Body">
    <w:name w:val="Body"/>
    <w:rsid w:val="002421E2"/>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de-DE" w:eastAsia="en-IE"/>
    </w:rPr>
  </w:style>
  <w:style w:type="table" w:styleId="TableGrid">
    <w:name w:val="Table Grid"/>
    <w:basedOn w:val="TableNormal"/>
    <w:uiPriority w:val="39"/>
    <w:rsid w:val="002421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76E3"/>
    <w:pPr>
      <w:suppressAutoHyphens w:val="0"/>
      <w:autoSpaceDN/>
      <w:spacing w:before="100" w:beforeAutospacing="1" w:after="100" w:afterAutospacing="1"/>
      <w:textAlignment w:val="auto"/>
    </w:pPr>
    <w:rPr>
      <w:rFonts w:ascii="Times New Roman" w:eastAsia="Times New Roman" w:hAnsi="Times New Roman"/>
      <w:sz w:val="24"/>
      <w:szCs w:val="24"/>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ducation.ie/en/Publications/Policy-Reports/Schools-IT2000.pdf" TargetMode="External"/><Relationship Id="rId18" Type="http://schemas.openxmlformats.org/officeDocument/2006/relationships/hyperlink" Target="https://ncca.ie/media/3249/framework-for-junior-cycle-2015-en.pdf" TargetMode="External"/><Relationship Id="rId26" Type="http://schemas.openxmlformats.org/officeDocument/2006/relationships/hyperlink" Target="http://www.oecd.org/education/school/43023606.pdf" TargetMode="External"/><Relationship Id="rId21" Type="http://schemas.openxmlformats.org/officeDocument/2006/relationships/hyperlink" Target="https://www.education.ie/en/Publications/Policy-Reports/digital-strategy-action-plan-2019.pdf" TargetMode="External"/><Relationship Id="rId34" Type="http://schemas.openxmlformats.org/officeDocument/2006/relationships/hyperlink" Target="https://ncca.ie/media/3629/pm_evaluation_strand1_2017.pdf" TargetMode="External"/><Relationship Id="rId7" Type="http://schemas.openxmlformats.org/officeDocument/2006/relationships/image" Target="media/image3.png"/><Relationship Id="rId12" Type="http://schemas.openxmlformats.org/officeDocument/2006/relationships/hyperlink" Target="http://www.erc.ie/documents/p12tlpm_brochure.pdf" TargetMode="External"/><Relationship Id="rId17" Type="http://schemas.openxmlformats.org/officeDocument/2006/relationships/hyperlink" Target="https://www.education.ie/en/Publications/Policy-Reports/Digital-Strategy-for-Schools-2015-2020.pdf" TargetMode="External"/><Relationship Id="rId25" Type="http://schemas.openxmlformats.org/officeDocument/2006/relationships/hyperlink" Target="https://www.nctm.org/uploadedFiles/Standards_and_Positions/Position_Statements/Strategic%20Use%20of%20Technology%20July%202015.pdf" TargetMode="External"/><Relationship Id="rId33" Type="http://schemas.openxmlformats.org/officeDocument/2006/relationships/hyperlink" Target="https://www.pdsttechnologyineducation.ie/en/Planning/Digital-Learning-Framework/Digital-Learning-Framework-Post-Primary.pdf" TargetMode="External"/><Relationship Id="rId2" Type="http://schemas.openxmlformats.org/officeDocument/2006/relationships/styles" Target="styles.xml"/><Relationship Id="rId16" Type="http://schemas.openxmlformats.org/officeDocument/2006/relationships/hyperlink" Target="https://www.education.ie/en/Publications/Policy-Reports/Investing-Effectively-in-Information-and-Communication-Technology-in-Schools-2008-2013.pdf" TargetMode="External"/><Relationship Id="rId20" Type="http://schemas.openxmlformats.org/officeDocument/2006/relationships/hyperlink" Target="https://www.education.ie/en/Press-Events/Press-Releases/2017-Press-Releases/PR17-12-15.html" TargetMode="External"/><Relationship Id="rId29" Type="http://schemas.openxmlformats.org/officeDocument/2006/relationships/hyperlink" Target="https://read.oecd-ilibrary.org/education/talis-2013-results_9789264196261-e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llections.lib.utah.edu/details?id=197132" TargetMode="External"/><Relationship Id="rId24" Type="http://schemas.openxmlformats.org/officeDocument/2006/relationships/hyperlink" Target="https://www.webarchive.org.uk/wayback/archive/20140614075437/http://www.jisc.ac.uk/whatwedo/programmes/elearning/assessment/digiassess.aspx" TargetMode="External"/><Relationship Id="rId32" Type="http://schemas.openxmlformats.org/officeDocument/2006/relationships/hyperlink" Target="https://www.oecd.org/pisa/sitedocument/PISA-2021-ICT-framework.pdf"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education.ie/en/Publications/Policy-Reports/Investing-Effectively-in-Information-and-Communication-Technology-in-Schools-2008-2013.pdf" TargetMode="External"/><Relationship Id="rId23" Type="http://schemas.openxmlformats.org/officeDocument/2006/relationships/hyperlink" Target="http://www.erc.ie/documents/talis_national_report_2009.pdf" TargetMode="External"/><Relationship Id="rId28" Type="http://schemas.openxmlformats.org/officeDocument/2006/relationships/hyperlink" Target="https://read.oecd-ilibrary.org/education/teaching-practices-and-pedagogical-innovations_9789264123540-en" TargetMode="External"/><Relationship Id="rId36" Type="http://schemas.microsoft.com/office/2011/relationships/people" Target="people.xml"/><Relationship Id="rId10" Type="http://schemas.openxmlformats.org/officeDocument/2006/relationships/image" Target="media/image6.png"/><Relationship Id="rId19" Type="http://schemas.openxmlformats.org/officeDocument/2006/relationships/hyperlink" Target="https://jct.ie/perch/resources/maths/formative-assessment-leaflet-pdf.pdf" TargetMode="External"/><Relationship Id="rId31" Type="http://schemas.openxmlformats.org/officeDocument/2006/relationships/hyperlink" Target="https://www.oecd-ilibrary.org/docserver/9789264311800-en.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pdsttechnologyineducation.ie/en/PUBLICATIONS/Other-Publications-Reports/Blueprint-for-the-Future-of-ICT-in-Irish-Education.PDF" TargetMode="External"/><Relationship Id="rId22" Type="http://schemas.openxmlformats.org/officeDocument/2006/relationships/hyperlink" Target="https://www.education.ie/en/Circulars-and-Forms/Active-Circulars/cl0031_2020.pdf" TargetMode="External"/><Relationship Id="rId27" Type="http://schemas.openxmlformats.org/officeDocument/2006/relationships/hyperlink" Target="https://read.oecd-ilibrary.org/education/evaluating-and-rewarding-the-quality-of-teachers-international-practices_9789264034358-en" TargetMode="External"/><Relationship Id="rId30" Type="http://schemas.openxmlformats.org/officeDocument/2006/relationships/hyperlink" Target="http://www.oecd.org/edu/students-computers-and-learning-9789264239555-en.htm" TargetMode="External"/><Relationship Id="rId35"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34</Pages>
  <Words>9437</Words>
  <Characters>53796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LIATHÁIN, CIAN</dc:creator>
  <cp:keywords/>
  <dc:description/>
  <cp:lastModifiedBy>MAC LIATHÁIN, CIAN</cp:lastModifiedBy>
  <cp:revision>1</cp:revision>
  <dcterms:created xsi:type="dcterms:W3CDTF">2021-05-07T16:40:00Z</dcterms:created>
  <dcterms:modified xsi:type="dcterms:W3CDTF">2021-05-10T22:11:00Z</dcterms:modified>
</cp:coreProperties>
</file>