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0308B0" w14:textId="5DA24855" w:rsidR="008A3346" w:rsidRPr="00D41DA4" w:rsidRDefault="00825908">
      <w:pPr>
        <w:pStyle w:val="Body"/>
        <w:rPr>
          <w:sz w:val="24"/>
          <w:szCs w:val="24"/>
          <w:lang w:val="en-IE"/>
        </w:rPr>
      </w:pPr>
      <w:bookmarkStart w:id="0" w:name="OLE_LINK24"/>
      <w:bookmarkStart w:id="1" w:name="OLE_LINK25"/>
      <w:r w:rsidRPr="00D41DA4">
        <w:rPr>
          <w:b/>
          <w:bCs/>
          <w:sz w:val="24"/>
          <w:szCs w:val="24"/>
          <w:lang w:val="en-IE"/>
        </w:rPr>
        <w:t xml:space="preserve">Student Name: </w:t>
      </w:r>
      <w:r w:rsidR="002A299C" w:rsidRPr="00D41DA4">
        <w:rPr>
          <w:sz w:val="24"/>
          <w:szCs w:val="24"/>
          <w:lang w:val="en-IE"/>
        </w:rPr>
        <w:t>Cian Mac Liatháin</w:t>
      </w:r>
    </w:p>
    <w:p w14:paraId="47710049" w14:textId="0FB4DBD0" w:rsidR="008A3346" w:rsidRPr="00D41DA4" w:rsidRDefault="00825908">
      <w:pPr>
        <w:pStyle w:val="Body"/>
        <w:rPr>
          <w:sz w:val="24"/>
          <w:szCs w:val="24"/>
          <w:lang w:val="en-IE"/>
        </w:rPr>
      </w:pPr>
      <w:r w:rsidRPr="00D41DA4">
        <w:rPr>
          <w:b/>
          <w:bCs/>
          <w:sz w:val="24"/>
          <w:szCs w:val="24"/>
          <w:lang w:val="en-US"/>
        </w:rPr>
        <w:t>Student ID:</w:t>
      </w:r>
      <w:r w:rsidRPr="00D41DA4">
        <w:rPr>
          <w:sz w:val="24"/>
          <w:szCs w:val="24"/>
          <w:lang w:val="en-IE"/>
        </w:rPr>
        <w:t xml:space="preserve"> </w:t>
      </w:r>
      <w:r w:rsidR="002A299C" w:rsidRPr="00D41DA4">
        <w:rPr>
          <w:sz w:val="24"/>
          <w:szCs w:val="24"/>
          <w:lang w:val="en-IE"/>
        </w:rPr>
        <w:t>11476078</w:t>
      </w:r>
    </w:p>
    <w:p w14:paraId="5524BAC6" w14:textId="77777777" w:rsidR="008A3346" w:rsidRPr="00D41DA4" w:rsidRDefault="008A3346">
      <w:pPr>
        <w:pStyle w:val="Body"/>
        <w:rPr>
          <w:b/>
          <w:bCs/>
          <w:sz w:val="24"/>
          <w:szCs w:val="24"/>
          <w:u w:val="single"/>
          <w:lang w:val="en-IE"/>
        </w:rPr>
      </w:pPr>
    </w:p>
    <w:p w14:paraId="1C754CB1" w14:textId="48D4FD0B" w:rsidR="00D4351B" w:rsidRPr="00D41DA4" w:rsidRDefault="00825908" w:rsidP="003873E1">
      <w:pPr>
        <w:pStyle w:val="Body"/>
        <w:rPr>
          <w:b/>
          <w:bCs/>
          <w:sz w:val="24"/>
          <w:szCs w:val="24"/>
          <w:u w:val="single"/>
          <w:lang w:val="en-US"/>
        </w:rPr>
      </w:pPr>
      <w:r w:rsidRPr="00D41DA4">
        <w:rPr>
          <w:b/>
          <w:bCs/>
          <w:sz w:val="24"/>
          <w:szCs w:val="24"/>
          <w:u w:val="single"/>
          <w:lang w:val="en-US"/>
        </w:rPr>
        <w:t>Synopsis of Methodology:</w:t>
      </w:r>
    </w:p>
    <w:p w14:paraId="0F4AEF8F" w14:textId="529ABE5A" w:rsidR="00910DF6" w:rsidRDefault="00445205" w:rsidP="00910DF6">
      <w:pPr>
        <w:pStyle w:val="Body"/>
        <w:rPr>
          <w:sz w:val="24"/>
          <w:szCs w:val="24"/>
          <w:lang w:val="en-US"/>
        </w:rPr>
      </w:pPr>
      <w:r w:rsidRPr="00504577">
        <w:rPr>
          <w:sz w:val="24"/>
          <w:szCs w:val="24"/>
          <w:lang w:val="en-IE"/>
        </w:rPr>
        <w:t xml:space="preserve">This is a </w:t>
      </w:r>
      <w:r w:rsidRPr="0081653A">
        <w:rPr>
          <w:sz w:val="24"/>
          <w:szCs w:val="24"/>
          <w:lang w:val="en-IE"/>
        </w:rPr>
        <w:t>self-study</w:t>
      </w:r>
      <w:r w:rsidR="0081653A">
        <w:rPr>
          <w:sz w:val="24"/>
          <w:szCs w:val="24"/>
          <w:lang w:val="en-IE"/>
        </w:rPr>
        <w:t>,</w:t>
      </w:r>
      <w:r w:rsidRPr="00504577">
        <w:rPr>
          <w:sz w:val="24"/>
          <w:szCs w:val="24"/>
          <w:lang w:val="en-IE"/>
        </w:rPr>
        <w:t xml:space="preserve"> </w:t>
      </w:r>
      <w:r w:rsidR="001F0D55" w:rsidRPr="00504577">
        <w:rPr>
          <w:sz w:val="24"/>
          <w:szCs w:val="24"/>
          <w:lang w:val="en-IE"/>
        </w:rPr>
        <w:t>mixed</w:t>
      </w:r>
      <w:r w:rsidR="0049274D">
        <w:rPr>
          <w:sz w:val="24"/>
          <w:szCs w:val="24"/>
          <w:lang w:val="en-IE"/>
        </w:rPr>
        <w:t>-</w:t>
      </w:r>
      <w:r w:rsidR="001F0D55" w:rsidRPr="00504577">
        <w:rPr>
          <w:sz w:val="24"/>
          <w:szCs w:val="24"/>
          <w:lang w:val="en-IE"/>
        </w:rPr>
        <w:t>methods</w:t>
      </w:r>
      <w:r w:rsidR="0081653A">
        <w:rPr>
          <w:sz w:val="24"/>
          <w:szCs w:val="24"/>
          <w:lang w:val="en-IE"/>
        </w:rPr>
        <w:t>,</w:t>
      </w:r>
      <w:r w:rsidR="001F0D55" w:rsidRPr="00504577">
        <w:rPr>
          <w:sz w:val="24"/>
          <w:szCs w:val="24"/>
          <w:lang w:val="en-IE"/>
        </w:rPr>
        <w:t xml:space="preserve"> </w:t>
      </w:r>
      <w:r w:rsidRPr="00504577">
        <w:rPr>
          <w:sz w:val="24"/>
          <w:szCs w:val="24"/>
          <w:lang w:val="en-IE"/>
        </w:rPr>
        <w:t xml:space="preserve">action research project </w:t>
      </w:r>
      <w:r w:rsidR="00E2113D">
        <w:rPr>
          <w:sz w:val="24"/>
          <w:szCs w:val="24"/>
          <w:lang w:val="en-IE"/>
        </w:rPr>
        <w:t>that</w:t>
      </w:r>
      <w:r w:rsidRPr="00504577">
        <w:rPr>
          <w:sz w:val="24"/>
          <w:szCs w:val="24"/>
          <w:lang w:val="en-IE"/>
        </w:rPr>
        <w:t xml:space="preserve"> was </w:t>
      </w:r>
      <w:ins w:id="2" w:author="MAC LIATHAIN, CIAN" w:date="2021-04-09T20:09:00Z">
        <w:r w:rsidR="00910DF6" w:rsidRPr="00504577">
          <w:rPr>
            <w:sz w:val="24"/>
            <w:szCs w:val="24"/>
            <w:lang w:val="en-US"/>
          </w:rPr>
          <w:t xml:space="preserve">was carried out </w:t>
        </w:r>
      </w:ins>
      <w:ins w:id="3" w:author="MAC LIATHAIN, CIAN" w:date="2021-04-09T20:18:00Z">
        <w:r w:rsidR="00104945" w:rsidRPr="00504577">
          <w:rPr>
            <w:sz w:val="24"/>
            <w:szCs w:val="24"/>
            <w:lang w:val="en-US"/>
          </w:rPr>
          <w:t>during</w:t>
        </w:r>
      </w:ins>
      <w:ins w:id="4" w:author="MAC LIATHAIN, CIAN" w:date="2021-04-09T20:09:00Z">
        <w:r w:rsidR="00910DF6" w:rsidRPr="00504577">
          <w:rPr>
            <w:sz w:val="24"/>
            <w:szCs w:val="24"/>
            <w:lang w:val="en-US"/>
          </w:rPr>
          <w:t xml:space="preserve"> </w:t>
        </w:r>
      </w:ins>
      <w:ins w:id="5" w:author="MAC LIATHAIN, CIAN" w:date="2021-04-09T20:18:00Z">
        <w:r w:rsidR="00104945" w:rsidRPr="00504577">
          <w:rPr>
            <w:sz w:val="24"/>
            <w:szCs w:val="24"/>
            <w:lang w:val="en-US"/>
          </w:rPr>
          <w:t>the final</w:t>
        </w:r>
      </w:ins>
      <w:r w:rsidR="001F0D55" w:rsidRPr="00504577">
        <w:rPr>
          <w:sz w:val="24"/>
          <w:szCs w:val="24"/>
          <w:lang w:val="en-US"/>
        </w:rPr>
        <w:t>-</w:t>
      </w:r>
      <w:ins w:id="6" w:author="MAC LIATHAIN, CIAN" w:date="2021-04-09T20:18:00Z">
        <w:r w:rsidR="00104945" w:rsidRPr="00504577">
          <w:rPr>
            <w:sz w:val="24"/>
            <w:szCs w:val="24"/>
            <w:lang w:val="en-US"/>
          </w:rPr>
          <w:t>year</w:t>
        </w:r>
      </w:ins>
      <w:ins w:id="7" w:author="MAC LIATHAIN, CIAN" w:date="2021-04-09T20:09:00Z">
        <w:r w:rsidR="00910DF6" w:rsidRPr="00504577">
          <w:rPr>
            <w:sz w:val="24"/>
            <w:szCs w:val="24"/>
            <w:lang w:val="en-US"/>
          </w:rPr>
          <w:t xml:space="preserve"> teaching </w:t>
        </w:r>
      </w:ins>
      <w:r w:rsidR="00B5650D">
        <w:rPr>
          <w:sz w:val="24"/>
          <w:szCs w:val="24"/>
          <w:lang w:val="en-US"/>
        </w:rPr>
        <w:t>placement</w:t>
      </w:r>
      <w:ins w:id="8" w:author="MAC LIATHAIN, CIAN" w:date="2021-04-09T20:09:00Z">
        <w:r w:rsidR="00910DF6" w:rsidRPr="00504577">
          <w:rPr>
            <w:sz w:val="24"/>
            <w:szCs w:val="24"/>
            <w:lang w:val="en-US"/>
          </w:rPr>
          <w:t xml:space="preserve"> of my BA in Mathematics &amp; Education</w:t>
        </w:r>
      </w:ins>
      <w:ins w:id="9" w:author="MAC LIATHAIN, CIAN" w:date="2021-04-09T20:10:00Z">
        <w:r w:rsidR="00910DF6" w:rsidRPr="00504577">
          <w:rPr>
            <w:sz w:val="24"/>
            <w:szCs w:val="24"/>
            <w:lang w:val="en-US"/>
          </w:rPr>
          <w:t xml:space="preserve">. </w:t>
        </w:r>
      </w:ins>
      <w:r w:rsidR="0049274D">
        <w:rPr>
          <w:sz w:val="24"/>
          <w:szCs w:val="24"/>
          <w:lang w:val="en-US"/>
        </w:rPr>
        <w:t>My</w:t>
      </w:r>
      <w:r w:rsidR="00694679" w:rsidRPr="00504577">
        <w:rPr>
          <w:sz w:val="24"/>
          <w:szCs w:val="24"/>
          <w:lang w:val="en-US"/>
        </w:rPr>
        <w:t xml:space="preserve"> interaction with educational theory </w:t>
      </w:r>
      <w:r w:rsidR="0049274D">
        <w:rPr>
          <w:sz w:val="24"/>
          <w:szCs w:val="24"/>
          <w:lang w:val="en-US"/>
        </w:rPr>
        <w:t xml:space="preserve">throughout my degree </w:t>
      </w:r>
      <w:r w:rsidR="006A2B05" w:rsidRPr="00504577">
        <w:rPr>
          <w:sz w:val="24"/>
          <w:szCs w:val="24"/>
          <w:lang w:val="en-US"/>
        </w:rPr>
        <w:t>ha</w:t>
      </w:r>
      <w:r w:rsidR="003160A9">
        <w:rPr>
          <w:sz w:val="24"/>
          <w:szCs w:val="24"/>
          <w:lang w:val="en-US"/>
        </w:rPr>
        <w:t>d</w:t>
      </w:r>
      <w:r w:rsidR="006A2B05" w:rsidRPr="00504577">
        <w:rPr>
          <w:sz w:val="24"/>
          <w:szCs w:val="24"/>
          <w:lang w:val="en-US"/>
        </w:rPr>
        <w:t xml:space="preserve"> helped</w:t>
      </w:r>
      <w:r w:rsidR="00694679" w:rsidRPr="00504577">
        <w:rPr>
          <w:sz w:val="24"/>
          <w:szCs w:val="24"/>
          <w:lang w:val="en-US"/>
        </w:rPr>
        <w:t xml:space="preserve"> me </w:t>
      </w:r>
      <w:r w:rsidR="006A2B05" w:rsidRPr="00504577">
        <w:rPr>
          <w:sz w:val="24"/>
          <w:szCs w:val="24"/>
          <w:lang w:val="en-US"/>
        </w:rPr>
        <w:t xml:space="preserve">identify values that </w:t>
      </w:r>
      <w:r w:rsidR="00E2113D">
        <w:rPr>
          <w:sz w:val="24"/>
          <w:szCs w:val="24"/>
          <w:lang w:val="en-US"/>
        </w:rPr>
        <w:t>were</w:t>
      </w:r>
      <w:r w:rsidR="006A2B05" w:rsidRPr="00504577">
        <w:rPr>
          <w:sz w:val="24"/>
          <w:szCs w:val="24"/>
          <w:lang w:val="en-US"/>
        </w:rPr>
        <w:t xml:space="preserve"> important to </w:t>
      </w:r>
      <w:r w:rsidR="0049274D">
        <w:rPr>
          <w:sz w:val="24"/>
          <w:szCs w:val="24"/>
          <w:lang w:val="en-US"/>
        </w:rPr>
        <w:t>my developing teacher identity</w:t>
      </w:r>
      <w:r w:rsidR="00454C7B" w:rsidRPr="00504577">
        <w:rPr>
          <w:sz w:val="24"/>
          <w:szCs w:val="24"/>
          <w:lang w:val="en-US"/>
        </w:rPr>
        <w:t>, such as p</w:t>
      </w:r>
      <w:r w:rsidR="006F51F8" w:rsidRPr="00504577">
        <w:rPr>
          <w:sz w:val="24"/>
          <w:szCs w:val="24"/>
          <w:lang w:val="en-US"/>
        </w:rPr>
        <w:t>romoting self-</w:t>
      </w:r>
      <w:r w:rsidR="00454C7B" w:rsidRPr="00504577">
        <w:rPr>
          <w:sz w:val="24"/>
          <w:szCs w:val="24"/>
          <w:lang w:val="en-US"/>
        </w:rPr>
        <w:t>efficacy</w:t>
      </w:r>
      <w:r w:rsidR="006F51F8" w:rsidRPr="00504577">
        <w:rPr>
          <w:sz w:val="24"/>
          <w:szCs w:val="24"/>
          <w:lang w:val="en-US"/>
        </w:rPr>
        <w:t>,</w:t>
      </w:r>
      <w:r w:rsidR="00454C7B" w:rsidRPr="00504577">
        <w:rPr>
          <w:sz w:val="24"/>
          <w:szCs w:val="24"/>
          <w:lang w:val="en-US"/>
        </w:rPr>
        <w:t xml:space="preserve"> </w:t>
      </w:r>
      <w:r w:rsidR="00504577">
        <w:rPr>
          <w:sz w:val="24"/>
          <w:szCs w:val="24"/>
          <w:lang w:val="en-US"/>
        </w:rPr>
        <w:t xml:space="preserve">utilising educational technology, </w:t>
      </w:r>
      <w:r w:rsidR="00454C7B" w:rsidRPr="00504577">
        <w:rPr>
          <w:sz w:val="24"/>
          <w:szCs w:val="24"/>
          <w:lang w:val="en-US"/>
        </w:rPr>
        <w:t xml:space="preserve">facilitating an </w:t>
      </w:r>
      <w:r w:rsidR="00504577">
        <w:rPr>
          <w:sz w:val="24"/>
          <w:szCs w:val="24"/>
          <w:lang w:val="en-US"/>
        </w:rPr>
        <w:t>inclusive</w:t>
      </w:r>
      <w:r w:rsidR="00454C7B" w:rsidRPr="00504577">
        <w:rPr>
          <w:sz w:val="24"/>
          <w:szCs w:val="24"/>
          <w:lang w:val="en-US"/>
        </w:rPr>
        <w:t xml:space="preserve"> and constructivist learning environment,</w:t>
      </w:r>
      <w:r w:rsidR="006F51F8" w:rsidRPr="00504577">
        <w:rPr>
          <w:sz w:val="24"/>
          <w:szCs w:val="24"/>
          <w:lang w:val="en-US"/>
        </w:rPr>
        <w:t xml:space="preserve"> </w:t>
      </w:r>
      <w:r w:rsidR="00504577">
        <w:rPr>
          <w:sz w:val="24"/>
          <w:szCs w:val="24"/>
          <w:lang w:val="en-US"/>
        </w:rPr>
        <w:t>and engaging in both research-informed practice</w:t>
      </w:r>
      <w:r w:rsidR="00694679" w:rsidRPr="00504577">
        <w:rPr>
          <w:sz w:val="24"/>
          <w:szCs w:val="24"/>
          <w:lang w:val="en-US"/>
        </w:rPr>
        <w:t xml:space="preserve"> </w:t>
      </w:r>
      <w:r w:rsidR="00504577">
        <w:rPr>
          <w:sz w:val="24"/>
          <w:szCs w:val="24"/>
          <w:lang w:val="en-US"/>
        </w:rPr>
        <w:t>and practice-informed</w:t>
      </w:r>
      <w:r w:rsidR="0049274D">
        <w:rPr>
          <w:sz w:val="24"/>
          <w:szCs w:val="24"/>
          <w:lang w:val="en-US"/>
        </w:rPr>
        <w:t xml:space="preserve"> </w:t>
      </w:r>
      <w:r w:rsidR="00504577">
        <w:rPr>
          <w:sz w:val="24"/>
          <w:szCs w:val="24"/>
          <w:lang w:val="en-US"/>
        </w:rPr>
        <w:t xml:space="preserve">research. </w:t>
      </w:r>
      <w:r w:rsidR="003160A9" w:rsidRPr="009E43F9">
        <w:rPr>
          <w:sz w:val="24"/>
          <w:szCs w:val="24"/>
          <w:lang w:val="en-US"/>
        </w:rPr>
        <w:t xml:space="preserve">During the initial planning of this action research project, however, I realised that </w:t>
      </w:r>
      <w:r w:rsidR="009E43F9" w:rsidRPr="009E43F9">
        <w:rPr>
          <w:sz w:val="24"/>
          <w:szCs w:val="24"/>
          <w:lang w:val="en-US"/>
        </w:rPr>
        <w:t xml:space="preserve">theory quickly became an afterthought </w:t>
      </w:r>
      <w:r w:rsidR="00AA1AC7" w:rsidRPr="009E43F9">
        <w:rPr>
          <w:sz w:val="24"/>
          <w:szCs w:val="24"/>
          <w:lang w:val="en-US"/>
        </w:rPr>
        <w:t xml:space="preserve">on previous teaching placements </w:t>
      </w:r>
      <w:r w:rsidR="009E43F9" w:rsidRPr="009E43F9">
        <w:rPr>
          <w:sz w:val="24"/>
          <w:szCs w:val="24"/>
          <w:lang w:val="en-US"/>
        </w:rPr>
        <w:t xml:space="preserve">and while my actions in the classroom </w:t>
      </w:r>
      <w:r w:rsidR="00AA1AC7" w:rsidRPr="009E43F9">
        <w:rPr>
          <w:sz w:val="24"/>
          <w:szCs w:val="24"/>
          <w:lang w:val="en-US"/>
        </w:rPr>
        <w:t>failed to demonstrate the values I held</w:t>
      </w:r>
      <w:r w:rsidR="00E44049" w:rsidRPr="009E43F9">
        <w:rPr>
          <w:sz w:val="24"/>
          <w:szCs w:val="24"/>
          <w:lang w:val="en-US"/>
        </w:rPr>
        <w:t>.</w:t>
      </w:r>
      <w:r w:rsidR="00E44049">
        <w:rPr>
          <w:sz w:val="24"/>
          <w:szCs w:val="24"/>
          <w:lang w:val="en-US"/>
        </w:rPr>
        <w:t xml:space="preserve"> </w:t>
      </w:r>
      <w:r w:rsidR="003D182E" w:rsidRPr="00D41DA4">
        <w:rPr>
          <w:sz w:val="24"/>
          <w:szCs w:val="24"/>
          <w:lang w:val="en-IE"/>
        </w:rPr>
        <w:t>I was a student of the pre-Project Maths syllabus and very used to experiencing traditionalist methods of mathematics teaching</w:t>
      </w:r>
      <w:r w:rsidR="003D182E">
        <w:rPr>
          <w:sz w:val="24"/>
          <w:szCs w:val="24"/>
          <w:lang w:val="en-IE"/>
        </w:rPr>
        <w:t xml:space="preserve"> like chalk-and-talk and rote learning</w:t>
      </w:r>
      <w:r w:rsidR="003D182E" w:rsidRPr="00D41DA4">
        <w:rPr>
          <w:sz w:val="24"/>
          <w:szCs w:val="24"/>
          <w:lang w:val="en-IE"/>
        </w:rPr>
        <w:t xml:space="preserve">, </w:t>
      </w:r>
      <w:r w:rsidR="003D182E">
        <w:rPr>
          <w:sz w:val="24"/>
          <w:szCs w:val="24"/>
          <w:lang w:val="en-IE"/>
        </w:rPr>
        <w:t xml:space="preserve">methods that </w:t>
      </w:r>
      <w:r w:rsidR="00E2113D">
        <w:rPr>
          <w:sz w:val="24"/>
          <w:szCs w:val="24"/>
          <w:lang w:val="en-IE"/>
        </w:rPr>
        <w:t xml:space="preserve">I </w:t>
      </w:r>
      <w:r w:rsidR="003D182E">
        <w:rPr>
          <w:sz w:val="24"/>
          <w:szCs w:val="24"/>
          <w:lang w:val="en-IE"/>
        </w:rPr>
        <w:t xml:space="preserve">continue to rely </w:t>
      </w:r>
      <w:r w:rsidR="009E43F9">
        <w:rPr>
          <w:sz w:val="24"/>
          <w:szCs w:val="24"/>
          <w:lang w:val="en-IE"/>
        </w:rPr>
        <w:t xml:space="preserve">in my own classroom </w:t>
      </w:r>
      <w:r w:rsidR="003D182E">
        <w:rPr>
          <w:sz w:val="24"/>
          <w:szCs w:val="24"/>
          <w:lang w:val="en-IE"/>
        </w:rPr>
        <w:t xml:space="preserve">despite them conflicting with my aspirations as a teacher. </w:t>
      </w:r>
      <w:r w:rsidR="00BB10F2">
        <w:rPr>
          <w:sz w:val="24"/>
          <w:szCs w:val="24"/>
          <w:lang w:val="en-US"/>
        </w:rPr>
        <w:t>Beauchamp &amp; Thomas (2011</w:t>
      </w:r>
      <w:r w:rsidR="00B5650D">
        <w:rPr>
          <w:sz w:val="24"/>
          <w:szCs w:val="24"/>
          <w:lang w:val="en-US"/>
        </w:rPr>
        <w:t>, p.7</w:t>
      </w:r>
      <w:r w:rsidR="00BB10F2">
        <w:rPr>
          <w:sz w:val="24"/>
          <w:szCs w:val="24"/>
          <w:lang w:val="en-US"/>
        </w:rPr>
        <w:t>) have advised that student-teachers undergo "identity shi</w:t>
      </w:r>
      <w:r w:rsidR="00B5650D">
        <w:rPr>
          <w:sz w:val="24"/>
          <w:szCs w:val="24"/>
          <w:lang w:val="en-US"/>
        </w:rPr>
        <w:t>f</w:t>
      </w:r>
      <w:r w:rsidR="00BB10F2">
        <w:rPr>
          <w:sz w:val="24"/>
          <w:szCs w:val="24"/>
          <w:lang w:val="en-US"/>
        </w:rPr>
        <w:t>ts" as they leave the insulated environment of initial teacher education</w:t>
      </w:r>
      <w:r w:rsidR="00B5650D">
        <w:rPr>
          <w:sz w:val="24"/>
          <w:szCs w:val="24"/>
          <w:lang w:val="en-US"/>
        </w:rPr>
        <w:t>, and my own experience mirr</w:t>
      </w:r>
      <w:r w:rsidR="00ED5985">
        <w:rPr>
          <w:sz w:val="24"/>
          <w:szCs w:val="24"/>
          <w:lang w:val="en-US"/>
        </w:rPr>
        <w:t>ors</w:t>
      </w:r>
      <w:r w:rsidR="00B5650D">
        <w:rPr>
          <w:sz w:val="24"/>
          <w:szCs w:val="24"/>
          <w:lang w:val="en-US"/>
        </w:rPr>
        <w:t xml:space="preserve"> </w:t>
      </w:r>
      <w:r w:rsidR="00756F8B">
        <w:rPr>
          <w:sz w:val="24"/>
          <w:szCs w:val="24"/>
          <w:lang w:val="en-US"/>
        </w:rPr>
        <w:t>Hi</w:t>
      </w:r>
      <w:r w:rsidR="00031B85">
        <w:rPr>
          <w:sz w:val="24"/>
          <w:szCs w:val="24"/>
          <w:lang w:val="en-US"/>
        </w:rPr>
        <w:t>e</w:t>
      </w:r>
      <w:r w:rsidR="00756F8B">
        <w:rPr>
          <w:sz w:val="24"/>
          <w:szCs w:val="24"/>
          <w:lang w:val="en-US"/>
        </w:rPr>
        <w:t>bert et al.'s</w:t>
      </w:r>
      <w:r w:rsidR="00B5650D">
        <w:rPr>
          <w:sz w:val="24"/>
          <w:szCs w:val="24"/>
          <w:lang w:val="en-US"/>
        </w:rPr>
        <w:t xml:space="preserve"> </w:t>
      </w:r>
      <w:r w:rsidR="00ED5985">
        <w:rPr>
          <w:sz w:val="24"/>
          <w:szCs w:val="24"/>
          <w:lang w:val="en-US"/>
        </w:rPr>
        <w:t xml:space="preserve">(2003, p.201) </w:t>
      </w:r>
      <w:r w:rsidR="00B5650D">
        <w:rPr>
          <w:sz w:val="24"/>
          <w:szCs w:val="24"/>
          <w:lang w:val="en-US"/>
        </w:rPr>
        <w:t>warning that student-teachers  "often abandon new practices and revert to the teaching methods their teachers used"</w:t>
      </w:r>
      <w:r w:rsidR="00ED5985">
        <w:rPr>
          <w:sz w:val="24"/>
          <w:szCs w:val="24"/>
          <w:lang w:val="en-US"/>
        </w:rPr>
        <w:t xml:space="preserve"> in the face of challenging classrooms</w:t>
      </w:r>
      <w:r w:rsidR="00B5650D">
        <w:rPr>
          <w:sz w:val="24"/>
          <w:szCs w:val="24"/>
          <w:lang w:val="en-US"/>
        </w:rPr>
        <w:t xml:space="preserve">. </w:t>
      </w:r>
      <w:r w:rsidR="003D182E" w:rsidRPr="009E43F9">
        <w:rPr>
          <w:sz w:val="24"/>
          <w:szCs w:val="24"/>
          <w:lang w:val="en-US"/>
        </w:rPr>
        <w:t xml:space="preserve">My aim for this action research project was to </w:t>
      </w:r>
      <w:r w:rsidR="0029702B" w:rsidRPr="009E43F9">
        <w:rPr>
          <w:sz w:val="24"/>
          <w:szCs w:val="24"/>
          <w:lang w:val="en-US"/>
        </w:rPr>
        <w:t>identify a research question that would not only improve the learning of my students, but also help me</w:t>
      </w:r>
      <w:r w:rsidR="00E2113D" w:rsidRPr="009E43F9">
        <w:rPr>
          <w:sz w:val="24"/>
          <w:szCs w:val="24"/>
          <w:lang w:val="en-US"/>
        </w:rPr>
        <w:t xml:space="preserve"> to</w:t>
      </w:r>
      <w:r w:rsidR="0029702B" w:rsidRPr="009E43F9">
        <w:rPr>
          <w:sz w:val="24"/>
          <w:szCs w:val="24"/>
          <w:lang w:val="en-US"/>
        </w:rPr>
        <w:t xml:space="preserve"> apply the educational theory that I value and develop</w:t>
      </w:r>
      <w:r w:rsidR="003D182E" w:rsidRPr="009E43F9">
        <w:rPr>
          <w:sz w:val="24"/>
          <w:szCs w:val="24"/>
          <w:lang w:val="en-US"/>
        </w:rPr>
        <w:t xml:space="preserve"> my identity as a</w:t>
      </w:r>
      <w:r w:rsidR="0029702B" w:rsidRPr="009E43F9">
        <w:rPr>
          <w:sz w:val="24"/>
          <w:szCs w:val="24"/>
          <w:lang w:val="en-US"/>
        </w:rPr>
        <w:t xml:space="preserve"> teacher researcher.</w:t>
      </w:r>
    </w:p>
    <w:p w14:paraId="1B008E43" w14:textId="41C08DB1" w:rsidR="00C00024" w:rsidRDefault="00134F53" w:rsidP="00C00024">
      <w:pPr>
        <w:pStyle w:val="Body"/>
        <w:rPr>
          <w:sz w:val="24"/>
          <w:szCs w:val="24"/>
          <w:lang w:val="en-IE"/>
        </w:rPr>
      </w:pPr>
      <w:r w:rsidRPr="0081653A">
        <w:rPr>
          <w:sz w:val="24"/>
          <w:szCs w:val="24"/>
          <w:lang w:val="en-IE"/>
        </w:rPr>
        <w:t>My</w:t>
      </w:r>
      <w:r w:rsidR="00ED5985" w:rsidRPr="0081653A">
        <w:rPr>
          <w:sz w:val="24"/>
          <w:szCs w:val="24"/>
          <w:lang w:val="en-IE"/>
        </w:rPr>
        <w:t xml:space="preserve"> literature review</w:t>
      </w:r>
      <w:r w:rsidRPr="0081653A">
        <w:rPr>
          <w:sz w:val="24"/>
          <w:szCs w:val="24"/>
          <w:lang w:val="en-IE"/>
        </w:rPr>
        <w:t xml:space="preserve"> led me to</w:t>
      </w:r>
      <w:r w:rsidR="00935D34" w:rsidRPr="0081653A">
        <w:rPr>
          <w:sz w:val="24"/>
          <w:szCs w:val="24"/>
          <w:lang w:val="en-IE"/>
        </w:rPr>
        <w:t xml:space="preserve"> </w:t>
      </w:r>
      <w:r w:rsidRPr="0081653A">
        <w:rPr>
          <w:sz w:val="24"/>
          <w:szCs w:val="24"/>
          <w:lang w:val="en-IE"/>
        </w:rPr>
        <w:t xml:space="preserve">identify </w:t>
      </w:r>
      <w:r w:rsidR="00E2113D" w:rsidRPr="0081653A">
        <w:rPr>
          <w:sz w:val="24"/>
          <w:szCs w:val="24"/>
          <w:lang w:val="en-IE"/>
        </w:rPr>
        <w:t>an</w:t>
      </w:r>
      <w:r w:rsidRPr="0081653A">
        <w:rPr>
          <w:sz w:val="24"/>
          <w:szCs w:val="24"/>
          <w:lang w:val="en-IE"/>
        </w:rPr>
        <w:t xml:space="preserve"> increasing demand for </w:t>
      </w:r>
      <w:r w:rsidR="008F675D" w:rsidRPr="0081653A">
        <w:rPr>
          <w:sz w:val="24"/>
          <w:szCs w:val="24"/>
          <w:lang w:val="en-IE"/>
        </w:rPr>
        <w:t xml:space="preserve">Irish post-primary mathematics </w:t>
      </w:r>
      <w:r w:rsidRPr="0081653A">
        <w:rPr>
          <w:sz w:val="24"/>
          <w:szCs w:val="24"/>
          <w:lang w:val="en-IE"/>
        </w:rPr>
        <w:t xml:space="preserve">teachers to </w:t>
      </w:r>
      <w:r w:rsidR="008F675D" w:rsidRPr="0081653A">
        <w:rPr>
          <w:sz w:val="24"/>
          <w:szCs w:val="24"/>
          <w:lang w:val="en-IE"/>
        </w:rPr>
        <w:t xml:space="preserve">develop practices that incorporate educational technology </w:t>
      </w:r>
      <w:r w:rsidR="00935D34" w:rsidRPr="0081653A">
        <w:rPr>
          <w:sz w:val="24"/>
          <w:szCs w:val="24"/>
          <w:lang w:val="en-IE"/>
        </w:rPr>
        <w:t>(DES, 2019)</w:t>
      </w:r>
      <w:r w:rsidR="008F675D" w:rsidRPr="0081653A">
        <w:rPr>
          <w:sz w:val="24"/>
          <w:szCs w:val="24"/>
          <w:lang w:val="en-IE"/>
        </w:rPr>
        <w:t xml:space="preserve"> as well as constructivist learning principles (DES, 2015</w:t>
      </w:r>
      <w:r w:rsidR="00A270A0" w:rsidRPr="0081653A">
        <w:rPr>
          <w:sz w:val="24"/>
          <w:szCs w:val="24"/>
          <w:lang w:val="en-IE"/>
        </w:rPr>
        <w:t>; O'Mahony, 2017</w:t>
      </w:r>
      <w:r w:rsidR="008F675D" w:rsidRPr="0081653A">
        <w:rPr>
          <w:sz w:val="24"/>
          <w:szCs w:val="24"/>
          <w:lang w:val="en-IE"/>
        </w:rPr>
        <w:t>).</w:t>
      </w:r>
      <w:r w:rsidR="00756F8B" w:rsidRPr="0081653A">
        <w:rPr>
          <w:sz w:val="24"/>
          <w:szCs w:val="24"/>
          <w:lang w:val="en-IE"/>
        </w:rPr>
        <w:t xml:space="preserve"> </w:t>
      </w:r>
      <w:r w:rsidR="008F675D" w:rsidRPr="0081653A">
        <w:rPr>
          <w:sz w:val="24"/>
          <w:szCs w:val="24"/>
          <w:lang w:val="en-IE"/>
        </w:rPr>
        <w:t xml:space="preserve">There was </w:t>
      </w:r>
      <w:r w:rsidR="00ED5985" w:rsidRPr="0081653A">
        <w:rPr>
          <w:sz w:val="24"/>
          <w:szCs w:val="24"/>
          <w:lang w:val="en-IE"/>
        </w:rPr>
        <w:t xml:space="preserve">evidence </w:t>
      </w:r>
      <w:r w:rsidR="008F675D" w:rsidRPr="0081653A">
        <w:rPr>
          <w:sz w:val="24"/>
          <w:szCs w:val="24"/>
          <w:lang w:val="en-IE"/>
        </w:rPr>
        <w:t>t</w:t>
      </w:r>
      <w:r w:rsidR="00756F8B" w:rsidRPr="0081653A">
        <w:rPr>
          <w:sz w:val="24"/>
          <w:szCs w:val="24"/>
          <w:lang w:val="en-IE"/>
        </w:rPr>
        <w:t>o</w:t>
      </w:r>
      <w:r w:rsidR="008F675D" w:rsidRPr="0081653A">
        <w:rPr>
          <w:sz w:val="24"/>
          <w:szCs w:val="24"/>
          <w:lang w:val="en-IE"/>
        </w:rPr>
        <w:t xml:space="preserve"> suggest that</w:t>
      </w:r>
      <w:r w:rsidR="00ED5985" w:rsidRPr="0081653A">
        <w:rPr>
          <w:sz w:val="24"/>
          <w:szCs w:val="24"/>
          <w:lang w:val="en-IE"/>
        </w:rPr>
        <w:t xml:space="preserve"> certain applications of </w:t>
      </w:r>
      <w:r w:rsidR="008F675D" w:rsidRPr="0081653A">
        <w:rPr>
          <w:sz w:val="24"/>
          <w:szCs w:val="24"/>
          <w:lang w:val="en-IE"/>
        </w:rPr>
        <w:t>educational technology</w:t>
      </w:r>
      <w:r w:rsidR="00ED5985" w:rsidRPr="0081653A">
        <w:rPr>
          <w:sz w:val="24"/>
          <w:szCs w:val="24"/>
          <w:lang w:val="en-IE"/>
        </w:rPr>
        <w:t xml:space="preserve"> </w:t>
      </w:r>
      <w:r w:rsidR="008F675D" w:rsidRPr="0081653A">
        <w:rPr>
          <w:sz w:val="24"/>
          <w:szCs w:val="24"/>
          <w:lang w:val="en-IE"/>
        </w:rPr>
        <w:t>could</w:t>
      </w:r>
      <w:r w:rsidR="00ED5985" w:rsidRPr="0081653A">
        <w:rPr>
          <w:sz w:val="24"/>
          <w:szCs w:val="24"/>
          <w:lang w:val="en-IE"/>
        </w:rPr>
        <w:t xml:space="preserve"> help promote a constructivist learning environment (Gilakanji, 2013)</w:t>
      </w:r>
      <w:r w:rsidR="00DC7EB6" w:rsidRPr="0081653A">
        <w:rPr>
          <w:sz w:val="24"/>
          <w:szCs w:val="24"/>
          <w:lang w:val="en-IE"/>
        </w:rPr>
        <w:t>,</w:t>
      </w:r>
      <w:r w:rsidR="00B86D2E" w:rsidRPr="0081653A">
        <w:rPr>
          <w:sz w:val="24"/>
          <w:szCs w:val="24"/>
          <w:lang w:val="en-IE"/>
        </w:rPr>
        <w:t xml:space="preserve"> with</w:t>
      </w:r>
      <w:r w:rsidR="00ED5985" w:rsidRPr="00D41DA4">
        <w:rPr>
          <w:sz w:val="24"/>
          <w:szCs w:val="24"/>
          <w:lang w:val="en-IE"/>
        </w:rPr>
        <w:t xml:space="preserve"> classroom response system</w:t>
      </w:r>
      <w:r w:rsidR="00AA1AC7">
        <w:rPr>
          <w:sz w:val="24"/>
          <w:szCs w:val="24"/>
          <w:lang w:val="en-IE"/>
        </w:rPr>
        <w:t>s</w:t>
      </w:r>
      <w:r w:rsidR="00ED5985" w:rsidRPr="00D41DA4">
        <w:rPr>
          <w:sz w:val="24"/>
          <w:szCs w:val="24"/>
          <w:lang w:val="en-IE"/>
        </w:rPr>
        <w:t xml:space="preserve"> </w:t>
      </w:r>
      <w:del w:id="10" w:author="MAC LIATHAIN, CIAN" w:date="2021-01-31T11:45:00Z">
        <w:r w:rsidR="00ED5985" w:rsidRPr="00D41DA4" w:rsidDel="00533362">
          <w:rPr>
            <w:sz w:val="24"/>
            <w:szCs w:val="24"/>
            <w:lang w:val="en-IE"/>
          </w:rPr>
          <w:delText xml:space="preserve">have </w:delText>
        </w:r>
      </w:del>
      <w:r w:rsidR="00B86D2E">
        <w:rPr>
          <w:sz w:val="24"/>
          <w:szCs w:val="24"/>
          <w:lang w:val="en-IE"/>
        </w:rPr>
        <w:t xml:space="preserve">being </w:t>
      </w:r>
      <w:r w:rsidR="00ED5985" w:rsidRPr="00D41DA4">
        <w:rPr>
          <w:sz w:val="24"/>
          <w:szCs w:val="24"/>
          <w:lang w:val="en-IE"/>
        </w:rPr>
        <w:t xml:space="preserve">shown to be effective in improving student engagement, promoting classroom discussion, and encouraging active learning and reflection through targeted feedback (Beatty &amp; Gerace, 2009; Cusi et al., 2019). </w:t>
      </w:r>
      <w:r w:rsidR="00B86D2E">
        <w:rPr>
          <w:sz w:val="24"/>
          <w:szCs w:val="24"/>
          <w:lang w:val="en-IE"/>
        </w:rPr>
        <w:t>In particular, Plickers was identified as</w:t>
      </w:r>
      <w:r w:rsidR="00C00024">
        <w:rPr>
          <w:sz w:val="24"/>
          <w:szCs w:val="24"/>
          <w:lang w:val="en-IE"/>
        </w:rPr>
        <w:t xml:space="preserve"> being an easily accessible CRS that does not require the students' to have their own devices to vote,</w:t>
      </w:r>
      <w:r w:rsidR="00B86D2E">
        <w:rPr>
          <w:sz w:val="24"/>
          <w:szCs w:val="24"/>
          <w:lang w:val="en-IE"/>
        </w:rPr>
        <w:t xml:space="preserve"> a</w:t>
      </w:r>
      <w:r w:rsidR="00C00024">
        <w:rPr>
          <w:sz w:val="24"/>
          <w:szCs w:val="24"/>
          <w:lang w:val="en-IE"/>
        </w:rPr>
        <w:t>nd</w:t>
      </w:r>
      <w:r w:rsidR="00B86D2E">
        <w:rPr>
          <w:sz w:val="24"/>
          <w:szCs w:val="24"/>
          <w:lang w:val="en-IE"/>
        </w:rPr>
        <w:t xml:space="preserve"> </w:t>
      </w:r>
      <w:r w:rsidR="00A270A0">
        <w:rPr>
          <w:sz w:val="24"/>
          <w:szCs w:val="24"/>
          <w:lang w:val="en-IE"/>
        </w:rPr>
        <w:t xml:space="preserve">I was motivated to investigate further how </w:t>
      </w:r>
      <w:r w:rsidR="00C00024">
        <w:rPr>
          <w:sz w:val="24"/>
          <w:szCs w:val="24"/>
          <w:lang w:val="en-IE"/>
        </w:rPr>
        <w:t>it could be to</w:t>
      </w:r>
      <w:r w:rsidR="00A270A0">
        <w:rPr>
          <w:sz w:val="24"/>
          <w:szCs w:val="24"/>
          <w:lang w:val="en-IE"/>
        </w:rPr>
        <w:t xml:space="preserve"> help me actualise my educational values.</w:t>
      </w:r>
      <w:r w:rsidR="00C00024">
        <w:rPr>
          <w:sz w:val="24"/>
          <w:szCs w:val="24"/>
          <w:lang w:val="en-IE"/>
        </w:rPr>
        <w:t xml:space="preserve"> M</w:t>
      </w:r>
      <w:r w:rsidR="00C00024" w:rsidRPr="00D41DA4">
        <w:rPr>
          <w:sz w:val="24"/>
          <w:szCs w:val="24"/>
          <w:lang w:val="en-IE"/>
        </w:rPr>
        <w:t xml:space="preserve">y aim </w:t>
      </w:r>
      <w:r w:rsidR="00C00024">
        <w:rPr>
          <w:sz w:val="24"/>
          <w:szCs w:val="24"/>
          <w:lang w:val="en-IE"/>
        </w:rPr>
        <w:t>was</w:t>
      </w:r>
      <w:r w:rsidR="00C00024" w:rsidRPr="00D41DA4">
        <w:rPr>
          <w:sz w:val="24"/>
          <w:szCs w:val="24"/>
          <w:lang w:val="en-IE"/>
        </w:rPr>
        <w:t xml:space="preserve"> to </w:t>
      </w:r>
      <w:r w:rsidR="00C00024">
        <w:rPr>
          <w:sz w:val="24"/>
          <w:szCs w:val="24"/>
          <w:lang w:val="en-IE"/>
        </w:rPr>
        <w:t>incorporate</w:t>
      </w:r>
      <w:r w:rsidR="00C00024" w:rsidRPr="00D41DA4">
        <w:rPr>
          <w:sz w:val="24"/>
          <w:szCs w:val="24"/>
          <w:lang w:val="en-IE"/>
        </w:rPr>
        <w:t xml:space="preserve"> </w:t>
      </w:r>
      <w:r w:rsidR="00C00024">
        <w:rPr>
          <w:sz w:val="24"/>
          <w:szCs w:val="24"/>
          <w:lang w:val="en-IE"/>
        </w:rPr>
        <w:t>Plickers into my practice and use it as</w:t>
      </w:r>
      <w:r w:rsidR="00C00024" w:rsidRPr="00D41DA4">
        <w:rPr>
          <w:sz w:val="24"/>
          <w:szCs w:val="24"/>
          <w:lang w:val="en-IE"/>
        </w:rPr>
        <w:t xml:space="preserve"> as a tool to bring </w:t>
      </w:r>
      <w:r w:rsidR="00C00024" w:rsidRPr="00D41DA4">
        <w:rPr>
          <w:sz w:val="24"/>
          <w:szCs w:val="24"/>
          <w:lang w:val="en-IE"/>
        </w:rPr>
        <w:lastRenderedPageBreak/>
        <w:t xml:space="preserve">about constructivist learning conditions. Indicators of constructivist teachers include those who consider the prior knowledge and experience of their students, create environments </w:t>
      </w:r>
      <w:r w:rsidR="00C00024">
        <w:rPr>
          <w:sz w:val="24"/>
          <w:szCs w:val="24"/>
          <w:lang w:val="en-IE"/>
        </w:rPr>
        <w:t>where</w:t>
      </w:r>
      <w:r w:rsidR="00C00024" w:rsidRPr="00D41DA4">
        <w:rPr>
          <w:sz w:val="24"/>
          <w:szCs w:val="24"/>
          <w:lang w:val="en-IE"/>
        </w:rPr>
        <w:t xml:space="preserve"> students feel safe to question and reflect </w:t>
      </w:r>
      <w:r w:rsidR="00C00024">
        <w:rPr>
          <w:sz w:val="24"/>
          <w:szCs w:val="24"/>
          <w:lang w:val="en-IE"/>
        </w:rPr>
        <w:t>up</w:t>
      </w:r>
      <w:r w:rsidR="00C00024" w:rsidRPr="00D41DA4">
        <w:rPr>
          <w:sz w:val="24"/>
          <w:szCs w:val="24"/>
          <w:lang w:val="en-IE"/>
        </w:rPr>
        <w:t>on their understandings</w:t>
      </w:r>
      <w:r w:rsidR="00C00024">
        <w:rPr>
          <w:sz w:val="24"/>
          <w:szCs w:val="24"/>
          <w:lang w:val="en-IE"/>
        </w:rPr>
        <w:t xml:space="preserve"> and</w:t>
      </w:r>
      <w:r w:rsidR="00C00024" w:rsidRPr="00D41DA4">
        <w:rPr>
          <w:sz w:val="24"/>
          <w:szCs w:val="24"/>
          <w:lang w:val="en-IE"/>
        </w:rPr>
        <w:t xml:space="preserve"> support collaboration for constructing knowledge (Driscoll, 2014). </w:t>
      </w:r>
      <w:r w:rsidR="00C00024">
        <w:rPr>
          <w:sz w:val="24"/>
          <w:szCs w:val="24"/>
          <w:lang w:val="en-IE"/>
        </w:rPr>
        <w:t xml:space="preserve"> </w:t>
      </w:r>
      <w:r w:rsidR="00C00024" w:rsidRPr="00D41DA4">
        <w:rPr>
          <w:sz w:val="24"/>
          <w:szCs w:val="24"/>
          <w:lang w:val="en-IE"/>
        </w:rPr>
        <w:t xml:space="preserve">The design of the questions used with the classroom response system, and the subsequent classroom discussion, </w:t>
      </w:r>
      <w:r w:rsidR="00C00024">
        <w:rPr>
          <w:sz w:val="24"/>
          <w:szCs w:val="24"/>
          <w:lang w:val="en-IE"/>
        </w:rPr>
        <w:t>were</w:t>
      </w:r>
      <w:r w:rsidR="00C00024" w:rsidRPr="00D41DA4">
        <w:rPr>
          <w:sz w:val="24"/>
          <w:szCs w:val="24"/>
          <w:lang w:val="en-IE"/>
        </w:rPr>
        <w:t xml:space="preserve"> informed by two important pedagogies in the area of technology enhanced assessment: Beatty &amp; Gerace’s (2009)</w:t>
      </w:r>
      <w:r w:rsidR="00C00024" w:rsidRPr="00D41DA4">
        <w:rPr>
          <w:i/>
          <w:iCs/>
          <w:sz w:val="24"/>
          <w:szCs w:val="24"/>
          <w:lang w:val="en-IE"/>
        </w:rPr>
        <w:t xml:space="preserve"> </w:t>
      </w:r>
      <w:r w:rsidR="00C00024" w:rsidRPr="00DC7EB6">
        <w:rPr>
          <w:sz w:val="24"/>
          <w:szCs w:val="24"/>
          <w:lang w:val="en-IE"/>
        </w:rPr>
        <w:t>TEFA</w:t>
      </w:r>
      <w:r w:rsidR="00DC7EB6">
        <w:rPr>
          <w:sz w:val="24"/>
          <w:szCs w:val="24"/>
          <w:lang w:val="en-IE"/>
        </w:rPr>
        <w:t xml:space="preserve"> </w:t>
      </w:r>
      <w:r w:rsidR="00C00024" w:rsidRPr="00D41DA4">
        <w:rPr>
          <w:sz w:val="24"/>
          <w:szCs w:val="24"/>
          <w:lang w:val="en-IE"/>
        </w:rPr>
        <w:t xml:space="preserve">and Cusi et al.’s (2017; 2019) </w:t>
      </w:r>
      <w:bookmarkStart w:id="11" w:name="OLE_LINK11"/>
      <w:bookmarkStart w:id="12" w:name="OLE_LINK12"/>
      <w:r w:rsidR="00C00024" w:rsidRPr="00DC7EB6">
        <w:rPr>
          <w:sz w:val="24"/>
          <w:szCs w:val="24"/>
          <w:lang w:val="en-IE"/>
        </w:rPr>
        <w:t>FaSMEd</w:t>
      </w:r>
      <w:bookmarkEnd w:id="11"/>
      <w:bookmarkEnd w:id="12"/>
      <w:ins w:id="13" w:author="MAC LIATHAIN, CIAN" w:date="2021-01-31T22:54:00Z">
        <w:r w:rsidR="00C00024">
          <w:rPr>
            <w:i/>
            <w:iCs/>
            <w:sz w:val="24"/>
            <w:szCs w:val="24"/>
            <w:lang w:val="en-IE"/>
          </w:rPr>
          <w:t xml:space="preserve"> </w:t>
        </w:r>
      </w:ins>
      <w:del w:id="14" w:author="MAC LIATHAIN, CIAN" w:date="2021-03-23T21:55:00Z">
        <w:r w:rsidR="00C00024" w:rsidRPr="00D41DA4" w:rsidDel="00387671">
          <w:rPr>
            <w:i/>
            <w:iCs/>
            <w:sz w:val="24"/>
            <w:szCs w:val="24"/>
            <w:lang w:val="en-IE"/>
          </w:rPr>
          <w:delText xml:space="preserve"> </w:delText>
        </w:r>
      </w:del>
      <w:r w:rsidR="00C00024">
        <w:rPr>
          <w:sz w:val="24"/>
          <w:szCs w:val="24"/>
          <w:lang w:val="en-IE"/>
        </w:rPr>
        <w:t>f</w:t>
      </w:r>
      <w:r w:rsidR="00C00024" w:rsidRPr="00D41DA4">
        <w:rPr>
          <w:sz w:val="24"/>
          <w:szCs w:val="24"/>
          <w:lang w:val="en-IE"/>
        </w:rPr>
        <w:t>ramework</w:t>
      </w:r>
      <w:r w:rsidR="00C00024">
        <w:rPr>
          <w:sz w:val="24"/>
          <w:szCs w:val="24"/>
          <w:lang w:val="en-IE"/>
        </w:rPr>
        <w:t xml:space="preserve">. </w:t>
      </w:r>
      <w:r w:rsidR="00C00024" w:rsidRPr="00D41DA4">
        <w:rPr>
          <w:sz w:val="24"/>
          <w:szCs w:val="24"/>
          <w:lang w:val="en-IE"/>
        </w:rPr>
        <w:t xml:space="preserve">For reasons of validity and reliability, such heavily evidenced constructivist-based frameworks are invaluable to this investigation. </w:t>
      </w:r>
    </w:p>
    <w:p w14:paraId="55BE79B4" w14:textId="77777777" w:rsidR="00C00024" w:rsidRPr="009E43F9" w:rsidRDefault="00C00024" w:rsidP="00910DF6">
      <w:pPr>
        <w:pStyle w:val="Body"/>
        <w:rPr>
          <w:sz w:val="24"/>
          <w:szCs w:val="24"/>
          <w:lang w:val="en-IE"/>
        </w:rPr>
      </w:pPr>
    </w:p>
    <w:p w14:paraId="118A9FDF" w14:textId="020F51BE" w:rsidR="00FC7428" w:rsidRPr="00D41DA4" w:rsidDel="00FC7428" w:rsidRDefault="00FC7428" w:rsidP="003873E1">
      <w:pPr>
        <w:pStyle w:val="Body"/>
        <w:rPr>
          <w:del w:id="15" w:author="MAC LIATHAIN, CIAN" w:date="2021-04-08T23:21:00Z"/>
          <w:sz w:val="24"/>
          <w:szCs w:val="24"/>
          <w:lang w:val="en-IE"/>
        </w:rPr>
      </w:pPr>
    </w:p>
    <w:p w14:paraId="1559ECEE" w14:textId="192C0C17" w:rsidR="00B56ABC" w:rsidRDefault="00B56ABC" w:rsidP="002F36F0">
      <w:pPr>
        <w:pStyle w:val="Body"/>
        <w:rPr>
          <w:sz w:val="24"/>
          <w:szCs w:val="24"/>
          <w:lang w:val="en-IE"/>
        </w:rPr>
      </w:pPr>
      <w:r>
        <w:rPr>
          <w:sz w:val="24"/>
          <w:szCs w:val="24"/>
          <w:lang w:val="en-IE"/>
        </w:rPr>
        <w:t>School Context:</w:t>
      </w:r>
    </w:p>
    <w:p w14:paraId="61D46399" w14:textId="11C87AC4" w:rsidR="00B56ABC" w:rsidRDefault="00A270A0" w:rsidP="00B56ABC">
      <w:pPr>
        <w:spacing w:line="360" w:lineRule="auto"/>
      </w:pPr>
      <w:r>
        <w:t xml:space="preserve">This action research project was carried out in a coeducational urban </w:t>
      </w:r>
      <w:r w:rsidR="00B56ABC" w:rsidRPr="00CF4278">
        <w:t xml:space="preserve">school </w:t>
      </w:r>
      <w:r>
        <w:t xml:space="preserve">that </w:t>
      </w:r>
      <w:r w:rsidR="00DC7EB6">
        <w:t>serves</w:t>
      </w:r>
      <w:r w:rsidR="00B56ABC" w:rsidRPr="00CF4278">
        <w:t xml:space="preserve"> </w:t>
      </w:r>
      <w:r w:rsidR="00176268">
        <w:t>~</w:t>
      </w:r>
      <w:r w:rsidR="00B56ABC" w:rsidRPr="00CF4278">
        <w:t xml:space="preserve">300 </w:t>
      </w:r>
      <w:r w:rsidR="00DC7EB6">
        <w:t xml:space="preserve">post-primary </w:t>
      </w:r>
      <w:r w:rsidR="00B56ABC" w:rsidRPr="00CF4278">
        <w:t xml:space="preserve">students. </w:t>
      </w:r>
      <w:r w:rsidR="00931A96">
        <w:t>Classified</w:t>
      </w:r>
      <w:r w:rsidR="00B56ABC" w:rsidRPr="00CF4278">
        <w:t xml:space="preserve"> as a </w:t>
      </w:r>
      <w:r w:rsidR="00DC60E7">
        <w:t>Delivering Equality of Opportunity in Schools (</w:t>
      </w:r>
      <w:r w:rsidR="00B56ABC" w:rsidRPr="00CF4278">
        <w:t>DEIS</w:t>
      </w:r>
      <w:r w:rsidR="00DC60E7">
        <w:t>)</w:t>
      </w:r>
      <w:r w:rsidR="00B56ABC" w:rsidRPr="00CF4278">
        <w:t xml:space="preserve"> </w:t>
      </w:r>
      <w:r w:rsidR="000107B5" w:rsidRPr="00CF4278">
        <w:t>school</w:t>
      </w:r>
      <w:r w:rsidR="00931A96">
        <w:t>, they</w:t>
      </w:r>
      <w:r w:rsidR="009E43F9">
        <w:t xml:space="preserve"> cater for the needs of </w:t>
      </w:r>
      <w:r w:rsidR="000107B5">
        <w:t xml:space="preserve">students </w:t>
      </w:r>
      <w:r w:rsidR="00AA1AC7">
        <w:t>from</w:t>
      </w:r>
      <w:r w:rsidR="00B56ABC" w:rsidRPr="00CF4278">
        <w:t xml:space="preserve"> diverse socio-economic and cultural backgrounds</w:t>
      </w:r>
      <w:r w:rsidR="00931A96">
        <w:t xml:space="preserve"> </w:t>
      </w:r>
      <w:r w:rsidR="009E43F9">
        <w:t xml:space="preserve">including </w:t>
      </w:r>
      <w:r w:rsidR="002D7E87">
        <w:t>those who</w:t>
      </w:r>
      <w:r w:rsidR="009E43F9">
        <w:t xml:space="preserve"> have</w:t>
      </w:r>
      <w:r w:rsidR="002D7E87">
        <w:t xml:space="preserve"> had</w:t>
      </w:r>
      <w:r w:rsidR="009E43F9">
        <w:t xml:space="preserve"> </w:t>
      </w:r>
      <w:r w:rsidR="000107B5">
        <w:t xml:space="preserve">previous </w:t>
      </w:r>
      <w:r w:rsidR="009E43F9">
        <w:t>difficulty in other schools</w:t>
      </w:r>
      <w:r w:rsidR="00B56ABC" w:rsidRPr="00CF4278">
        <w:t>.</w:t>
      </w:r>
      <w:r w:rsidR="00B56ABC" w:rsidRPr="00176268">
        <w:rPr>
          <w:b/>
          <w:bCs/>
        </w:rPr>
        <w:t xml:space="preserve"> </w:t>
      </w:r>
      <w:r w:rsidR="00176268" w:rsidRPr="000107B5">
        <w:t>The</w:t>
      </w:r>
      <w:r w:rsidR="00B56ABC" w:rsidRPr="000107B5">
        <w:t xml:space="preserve"> school</w:t>
      </w:r>
      <w:r w:rsidR="00176268" w:rsidRPr="000107B5">
        <w:t xml:space="preserve"> </w:t>
      </w:r>
      <w:r w:rsidR="00B56ABC" w:rsidRPr="000107B5">
        <w:t xml:space="preserve">prides itself in providing an education </w:t>
      </w:r>
      <w:r w:rsidR="00AA1AC7" w:rsidRPr="000107B5">
        <w:t>to</w:t>
      </w:r>
      <w:r w:rsidR="00B56ABC" w:rsidRPr="000107B5">
        <w:t xml:space="preserve"> all types of students based</w:t>
      </w:r>
      <w:r w:rsidR="00B56ABC" w:rsidRPr="00176268">
        <w:rPr>
          <w:b/>
          <w:bCs/>
        </w:rPr>
        <w:t xml:space="preserve"> </w:t>
      </w:r>
      <w:r w:rsidR="00B56ABC" w:rsidRPr="00CF4278">
        <w:t xml:space="preserve">on their individual strengths, emphasising an interdenominational, academic and vocational ethos. </w:t>
      </w:r>
      <w:r w:rsidR="00931A96">
        <w:t>P</w:t>
      </w:r>
      <w:r w:rsidR="00B56ABC" w:rsidRPr="00CF4278">
        <w:t>ost-Leaving Cert PLC courses and part-time adult evening courses</w:t>
      </w:r>
      <w:r w:rsidR="00931A96">
        <w:t xml:space="preserve"> are also provided at the school</w:t>
      </w:r>
      <w:r w:rsidR="00B56ABC" w:rsidRPr="00CF4278">
        <w:t>,</w:t>
      </w:r>
      <w:r w:rsidR="002D7E87">
        <w:t xml:space="preserve"> offering </w:t>
      </w:r>
      <w:r w:rsidR="00B56ABC" w:rsidRPr="00CF4278">
        <w:t>alternative pathways to higher education.</w:t>
      </w:r>
    </w:p>
    <w:p w14:paraId="4BBF301F" w14:textId="77777777" w:rsidR="00DC60E7" w:rsidRDefault="00DC60E7" w:rsidP="00B56ABC">
      <w:pPr>
        <w:spacing w:line="360" w:lineRule="auto"/>
      </w:pPr>
    </w:p>
    <w:p w14:paraId="6BC0585B" w14:textId="74322891" w:rsidR="00E31D49" w:rsidRDefault="00AC1090" w:rsidP="00B56ABC">
      <w:pPr>
        <w:spacing w:line="360" w:lineRule="auto"/>
      </w:pPr>
      <w:r>
        <w:t>The student participants available to me for this research project were the class groups that I was teaching during my placement: first</w:t>
      </w:r>
      <w:r w:rsidR="00E31D49">
        <w:t>-</w:t>
      </w:r>
      <w:r>
        <w:t>year ordinary level, third</w:t>
      </w:r>
      <w:r w:rsidR="00E31D49">
        <w:t>-</w:t>
      </w:r>
      <w:r>
        <w:t>year ordinary level, and fifth</w:t>
      </w:r>
      <w:r w:rsidR="00E31D49">
        <w:t>-</w:t>
      </w:r>
      <w:r>
        <w:t xml:space="preserve">year foundation level students. After observing each class </w:t>
      </w:r>
      <w:r w:rsidR="00E31D49">
        <w:t>group,</w:t>
      </w:r>
      <w:r>
        <w:t xml:space="preserve"> I decided to undertake the research project with my </w:t>
      </w:r>
      <w:r w:rsidR="00E31D49">
        <w:t>fifth-year</w:t>
      </w:r>
      <w:r>
        <w:t xml:space="preserve"> students</w:t>
      </w:r>
      <w:r w:rsidR="00E31D49">
        <w:t xml:space="preserve"> as</w:t>
      </w:r>
      <w:r>
        <w:t xml:space="preserve"> </w:t>
      </w:r>
      <w:r w:rsidR="00E31D49">
        <w:t xml:space="preserve">their initial class size of </w:t>
      </w:r>
      <w:r w:rsidR="008807BA">
        <w:t>10</w:t>
      </w:r>
      <w:r w:rsidR="00E31D49">
        <w:t xml:space="preserve"> offered more potential classroom discussion and interaction than the </w:t>
      </w:r>
      <w:r w:rsidR="008807BA">
        <w:t>4</w:t>
      </w:r>
      <w:r w:rsidR="00E31D49">
        <w:t xml:space="preserve"> and </w:t>
      </w:r>
      <w:r w:rsidR="008807BA">
        <w:t>5</w:t>
      </w:r>
      <w:r w:rsidR="00E31D49">
        <w:t xml:space="preserve"> students present in the first-year and third-year groups, respectively. These fifth-year students were observed to be disengaged and uncommunicative, and I felt that they would benefit most from the intended constructivist outcomes of the intervention.</w:t>
      </w:r>
      <w:r w:rsidR="006A26E4">
        <w:t xml:space="preserve"> </w:t>
      </w:r>
      <w:r w:rsidR="00B4432F">
        <w:t>Throughout the course of the placement one student move to ordinary level maths, and another stopped attending school, and their data was removed from the analysis.</w:t>
      </w:r>
    </w:p>
    <w:p w14:paraId="7B36B1A9" w14:textId="4E65727C" w:rsidR="00931A96" w:rsidRDefault="00B4432F" w:rsidP="00C00024">
      <w:pPr>
        <w:spacing w:line="360" w:lineRule="auto"/>
      </w:pPr>
      <w:r>
        <w:t>Eight students participated in the study, 3 female</w:t>
      </w:r>
      <w:r w:rsidR="008807BA">
        <w:t>s</w:t>
      </w:r>
      <w:r>
        <w:t xml:space="preserve"> and 5 male</w:t>
      </w:r>
      <w:r w:rsidR="008807BA">
        <w:t>s</w:t>
      </w:r>
      <w:r w:rsidR="00AC1090">
        <w:t>.</w:t>
      </w:r>
      <w:r w:rsidR="00B56ABC" w:rsidRPr="00CF4278">
        <w:t xml:space="preserve"> The students </w:t>
      </w:r>
      <w:r w:rsidR="00DC60E7">
        <w:t>all</w:t>
      </w:r>
      <w:r w:rsidR="00B56ABC" w:rsidRPr="00CF4278">
        <w:t xml:space="preserve"> </w:t>
      </w:r>
      <w:r w:rsidR="00DC60E7">
        <w:t>shared</w:t>
      </w:r>
      <w:r w:rsidR="00B56ABC" w:rsidRPr="00CF4278">
        <w:t xml:space="preserve"> low socio-economic</w:t>
      </w:r>
      <w:r w:rsidR="00DC60E7">
        <w:t xml:space="preserve"> </w:t>
      </w:r>
      <w:r w:rsidR="008807BA" w:rsidRPr="00CF4278">
        <w:t>backgrounds</w:t>
      </w:r>
      <w:r w:rsidR="008807BA">
        <w:t xml:space="preserve"> and</w:t>
      </w:r>
      <w:r w:rsidR="00176268">
        <w:t xml:space="preserve"> were</w:t>
      </w:r>
      <w:r w:rsidR="00B56ABC" w:rsidRPr="00CF4278">
        <w:t xml:space="preserve"> culturally diverse</w:t>
      </w:r>
      <w:r w:rsidR="00577490">
        <w:t xml:space="preserve"> with</w:t>
      </w:r>
      <w:r w:rsidR="00B56ABC" w:rsidRPr="00CF4278">
        <w:t xml:space="preserve"> </w:t>
      </w:r>
      <w:r w:rsidR="008807BA">
        <w:t>2</w:t>
      </w:r>
      <w:r w:rsidR="00B56ABC" w:rsidRPr="00CF4278">
        <w:t xml:space="preserve"> Spanish </w:t>
      </w:r>
      <w:r>
        <w:t xml:space="preserve">students who had </w:t>
      </w:r>
      <w:r w:rsidR="00B56ABC" w:rsidRPr="00CF4278">
        <w:t xml:space="preserve">English as an Additional Language, </w:t>
      </w:r>
      <w:r w:rsidR="008807BA">
        <w:t>2</w:t>
      </w:r>
      <w:r w:rsidR="00176268">
        <w:t xml:space="preserve"> </w:t>
      </w:r>
      <w:r>
        <w:t xml:space="preserve">Irish </w:t>
      </w:r>
      <w:r w:rsidR="00B56ABC" w:rsidRPr="00CF4278">
        <w:t xml:space="preserve">Traveller </w:t>
      </w:r>
      <w:r w:rsidR="00577490" w:rsidRPr="00CF4278">
        <w:t>students</w:t>
      </w:r>
      <w:r w:rsidR="00577490">
        <w:t xml:space="preserve">, and </w:t>
      </w:r>
      <w:r w:rsidR="008807BA">
        <w:t>1</w:t>
      </w:r>
      <w:r w:rsidR="00577490">
        <w:t xml:space="preserve"> non-Traveller minority ethnic </w:t>
      </w:r>
      <w:r w:rsidR="00577490">
        <w:lastRenderedPageBreak/>
        <w:t>student</w:t>
      </w:r>
      <w:r w:rsidR="00B56ABC" w:rsidRPr="00CF4278">
        <w:t xml:space="preserve">. </w:t>
      </w:r>
      <w:r w:rsidR="006A26E4">
        <w:t>Although the fifth-year group was chosen as most suitable for the project</w:t>
      </w:r>
      <w:r w:rsidR="006E2F77">
        <w:t>, the choice was limited to those pre-made class groups available to me and should therefore be treated as convenience sampling (McMillan, 1996)</w:t>
      </w:r>
    </w:p>
    <w:p w14:paraId="1225CF4F" w14:textId="33B0A686" w:rsidR="00C00024" w:rsidRPr="00C00024" w:rsidRDefault="0081653A" w:rsidP="00C00024">
      <w:pPr>
        <w:pStyle w:val="Body"/>
        <w:rPr>
          <w:sz w:val="24"/>
          <w:szCs w:val="24"/>
          <w:lang w:val="en-IE"/>
        </w:rPr>
      </w:pPr>
      <w:r>
        <w:rPr>
          <w:sz w:val="24"/>
          <w:szCs w:val="24"/>
          <w:lang w:val="en-IE"/>
        </w:rPr>
        <w:t xml:space="preserve">Methodological </w:t>
      </w:r>
      <w:r w:rsidR="00C00024" w:rsidRPr="00D41DA4">
        <w:rPr>
          <w:sz w:val="24"/>
          <w:szCs w:val="24"/>
          <w:lang w:val="en-IE"/>
        </w:rPr>
        <w:t xml:space="preserve">triangulation </w:t>
      </w:r>
      <w:r>
        <w:rPr>
          <w:sz w:val="24"/>
          <w:szCs w:val="24"/>
          <w:lang w:val="en-IE"/>
        </w:rPr>
        <w:t xml:space="preserve">is </w:t>
      </w:r>
      <w:r w:rsidR="00C00024" w:rsidRPr="00D41DA4">
        <w:rPr>
          <w:sz w:val="24"/>
          <w:szCs w:val="24"/>
          <w:lang w:val="en-IE"/>
        </w:rPr>
        <w:t>important</w:t>
      </w:r>
      <w:r>
        <w:rPr>
          <w:sz w:val="24"/>
          <w:szCs w:val="24"/>
          <w:lang w:val="en-IE"/>
        </w:rPr>
        <w:t xml:space="preserve"> for improving the accuracy of action research (Sullivan et al., 2016), and I felt it would provide deeper insight into </w:t>
      </w:r>
      <w:r w:rsidR="005F2683">
        <w:rPr>
          <w:sz w:val="24"/>
          <w:szCs w:val="24"/>
          <w:lang w:val="en-IE"/>
        </w:rPr>
        <w:t>the effects of implementing</w:t>
      </w:r>
      <w:r>
        <w:rPr>
          <w:sz w:val="24"/>
          <w:szCs w:val="24"/>
          <w:lang w:val="en-IE"/>
        </w:rPr>
        <w:t xml:space="preserve"> </w:t>
      </w:r>
      <w:r w:rsidR="005F2683">
        <w:rPr>
          <w:sz w:val="24"/>
          <w:szCs w:val="24"/>
          <w:lang w:val="en-IE"/>
        </w:rPr>
        <w:t>Plickers</w:t>
      </w:r>
      <w:r>
        <w:rPr>
          <w:sz w:val="24"/>
          <w:szCs w:val="24"/>
          <w:lang w:val="en-IE"/>
        </w:rPr>
        <w:t xml:space="preserve"> into my practice</w:t>
      </w:r>
      <w:r w:rsidR="00C00024" w:rsidRPr="00D41DA4">
        <w:rPr>
          <w:sz w:val="24"/>
          <w:szCs w:val="24"/>
          <w:lang w:val="en-IE"/>
        </w:rPr>
        <w:t>. I consider</w:t>
      </w:r>
      <w:r>
        <w:rPr>
          <w:sz w:val="24"/>
          <w:szCs w:val="24"/>
          <w:lang w:val="en-IE"/>
        </w:rPr>
        <w:t>ed</w:t>
      </w:r>
      <w:r w:rsidR="00C00024" w:rsidRPr="00D41DA4">
        <w:rPr>
          <w:sz w:val="24"/>
          <w:szCs w:val="24"/>
          <w:lang w:val="en-IE"/>
        </w:rPr>
        <w:t xml:space="preserve"> three sources of data: myself the teacher-researcher, the students, and the artifacts of the students’ work. Data </w:t>
      </w:r>
      <w:r>
        <w:rPr>
          <w:sz w:val="24"/>
          <w:szCs w:val="24"/>
          <w:lang w:val="en-IE"/>
        </w:rPr>
        <w:t>was</w:t>
      </w:r>
      <w:r w:rsidR="00C00024" w:rsidRPr="00D41DA4">
        <w:rPr>
          <w:sz w:val="24"/>
          <w:szCs w:val="24"/>
          <w:lang w:val="en-IE"/>
        </w:rPr>
        <w:t xml:space="preserve"> collected</w:t>
      </w:r>
      <w:r>
        <w:rPr>
          <w:sz w:val="24"/>
          <w:szCs w:val="24"/>
          <w:lang w:val="en-IE"/>
        </w:rPr>
        <w:t xml:space="preserve">, </w:t>
      </w:r>
      <w:r w:rsidR="00C00024" w:rsidRPr="00D41DA4">
        <w:rPr>
          <w:sz w:val="24"/>
          <w:szCs w:val="24"/>
          <w:lang w:val="en-IE"/>
        </w:rPr>
        <w:t>analysed and then used to inform improvements to the application of CRS’s next iteration. In my opinion, the value of this research is in building a knowledgebase of the challenges and insights that occur in an attempt to promote constructivist learning through this intervention of technology, and applying this knowledge to refining the intervention itself. This is in line with a pragmatic, design-based approach to research (Wang &amp; Hannafin, 2005</w:t>
      </w:r>
      <w:r w:rsidR="003D55EA">
        <w:rPr>
          <w:sz w:val="24"/>
          <w:szCs w:val="24"/>
          <w:lang w:val="en-IE"/>
        </w:rPr>
        <w:t>; Shannon-Baker, 2015</w:t>
      </w:r>
      <w:r w:rsidR="00C00024" w:rsidRPr="00D41DA4">
        <w:rPr>
          <w:sz w:val="24"/>
          <w:szCs w:val="24"/>
          <w:lang w:val="en-IE"/>
        </w:rPr>
        <w:t xml:space="preserve">). </w:t>
      </w:r>
    </w:p>
    <w:p w14:paraId="4B30904A" w14:textId="211C3DCD" w:rsidR="00C00024" w:rsidRPr="00D41DA4" w:rsidRDefault="00314D47" w:rsidP="00314D47">
      <w:pPr>
        <w:pStyle w:val="Body"/>
        <w:rPr>
          <w:sz w:val="24"/>
          <w:szCs w:val="24"/>
          <w:lang w:val="en-IE"/>
        </w:rPr>
      </w:pPr>
      <w:r w:rsidRPr="00D41DA4">
        <w:rPr>
          <w:sz w:val="24"/>
          <w:szCs w:val="24"/>
          <w:lang w:val="en-IE"/>
        </w:rPr>
        <w:t xml:space="preserve">The choice of classroom response system </w:t>
      </w:r>
      <w:r w:rsidR="00C00024">
        <w:rPr>
          <w:sz w:val="24"/>
          <w:szCs w:val="24"/>
          <w:lang w:val="en-IE"/>
        </w:rPr>
        <w:t>and the design of</w:t>
      </w:r>
      <w:r w:rsidRPr="00D41DA4">
        <w:rPr>
          <w:sz w:val="24"/>
          <w:szCs w:val="24"/>
          <w:lang w:val="en-IE"/>
        </w:rPr>
        <w:t xml:space="preserve"> this investigation </w:t>
      </w:r>
      <w:r w:rsidR="00C00024">
        <w:rPr>
          <w:sz w:val="24"/>
          <w:szCs w:val="24"/>
          <w:lang w:val="en-IE"/>
        </w:rPr>
        <w:t>was</w:t>
      </w:r>
      <w:r w:rsidRPr="00D41DA4">
        <w:rPr>
          <w:sz w:val="24"/>
          <w:szCs w:val="24"/>
          <w:lang w:val="en-IE"/>
        </w:rPr>
        <w:t xml:space="preserve"> made with due regard to the ethical context of the research. Shamoo &amp; Resnik’s (2009, p.18) description of “principles for ethical conduct in research” has helped me identify areas that I have considered ethically.</w:t>
      </w:r>
    </w:p>
    <w:p w14:paraId="66C4A9FB" w14:textId="4F5C58E5" w:rsidR="00FF4C17" w:rsidRDefault="00FF4C17" w:rsidP="00FF4C17">
      <w:pPr>
        <w:pStyle w:val="NormalWeb"/>
        <w:numPr>
          <w:ilvl w:val="0"/>
          <w:numId w:val="2"/>
        </w:numPr>
        <w:rPr>
          <w:rFonts w:ascii="Times" w:hAnsi="Times"/>
        </w:rPr>
      </w:pPr>
      <w:r>
        <w:rPr>
          <w:rFonts w:ascii="Times" w:hAnsi="Times"/>
        </w:rPr>
        <w:t>Health &amp; Safety:</w:t>
      </w:r>
      <w:r w:rsidR="0081653A">
        <w:rPr>
          <w:rFonts w:ascii="Times" w:hAnsi="Times"/>
        </w:rPr>
        <w:t xml:space="preserve"> </w:t>
      </w:r>
      <w:r w:rsidR="000F2FA3">
        <w:rPr>
          <w:rFonts w:ascii="Times" w:hAnsi="Times"/>
        </w:rPr>
        <w:t>this investigation took place at a time where students were returning to schools after the initial lockdown of the COVID-19 pandemic, with high levels of COVID-19 still in the community it was important for the investigation to be in line with safety guidelines (DES, 2020)</w:t>
      </w:r>
      <w:r w:rsidR="00996D88">
        <w:rPr>
          <w:rFonts w:ascii="Times" w:hAnsi="Times"/>
        </w:rPr>
        <w:t xml:space="preserve">. The QR codes that were in use by students were laminated </w:t>
      </w:r>
      <w:r w:rsidR="00996D88" w:rsidRPr="00996D88">
        <w:rPr>
          <w:rFonts w:ascii="Times" w:hAnsi="Times"/>
          <w:b/>
          <w:bCs/>
        </w:rPr>
        <w:t>(see Appendix</w:t>
      </w:r>
      <w:r w:rsidR="00996D88">
        <w:rPr>
          <w:rFonts w:ascii="Times" w:hAnsi="Times"/>
        </w:rPr>
        <w:t xml:space="preserve"> ) and disinfected before and after use. The Plickers CRS also released a new feature that would allow students to answer from home should schools be closed again.</w:t>
      </w:r>
    </w:p>
    <w:p w14:paraId="4949ED87" w14:textId="026F2829" w:rsidR="00FF4C17" w:rsidRPr="00FF4C17" w:rsidRDefault="00FF4C17" w:rsidP="00FF4C17">
      <w:pPr>
        <w:pStyle w:val="NormalWeb"/>
        <w:numPr>
          <w:ilvl w:val="0"/>
          <w:numId w:val="2"/>
        </w:numPr>
        <w:rPr>
          <w:rFonts w:ascii="Times" w:hAnsi="Times"/>
        </w:rPr>
      </w:pPr>
      <w:r>
        <w:rPr>
          <w:rFonts w:ascii="Times" w:hAnsi="Times"/>
        </w:rPr>
        <w:t xml:space="preserve">Informed Consent: </w:t>
      </w:r>
      <w:r w:rsidR="00996D88">
        <w:rPr>
          <w:rFonts w:ascii="Times" w:hAnsi="Times"/>
        </w:rPr>
        <w:t xml:space="preserve">as all participants were under 18, </w:t>
      </w:r>
      <w:r w:rsidR="003A171C">
        <w:rPr>
          <w:rFonts w:ascii="Times" w:hAnsi="Times"/>
        </w:rPr>
        <w:t xml:space="preserve"> consent forms with the signatures of their parents and the participants themselves were obtained and the aims of the investigation were explained clearly to the participants, emphasising their participation as being optional. Of the students' 5 forty</w:t>
      </w:r>
      <w:r w:rsidR="00376222">
        <w:rPr>
          <w:rFonts w:ascii="Times" w:hAnsi="Times"/>
        </w:rPr>
        <w:t>-</w:t>
      </w:r>
      <w:r w:rsidR="003A171C">
        <w:rPr>
          <w:rFonts w:ascii="Times" w:hAnsi="Times"/>
        </w:rPr>
        <w:t xml:space="preserve">minute mathematics classes per week, the use of the CRS was limited to 15-20 minutes </w:t>
      </w:r>
      <w:r w:rsidR="00376222">
        <w:rPr>
          <w:rFonts w:ascii="Times" w:hAnsi="Times"/>
        </w:rPr>
        <w:t>of two of those, in an effort</w:t>
      </w:r>
      <w:r w:rsidR="003A171C">
        <w:rPr>
          <w:rFonts w:ascii="Times" w:hAnsi="Times"/>
        </w:rPr>
        <w:t xml:space="preserve"> to ensure that students felt free to </w:t>
      </w:r>
      <w:r w:rsidR="00376222">
        <w:rPr>
          <w:rFonts w:ascii="Times" w:hAnsi="Times"/>
        </w:rPr>
        <w:t>revoke their participation should they wish.</w:t>
      </w:r>
    </w:p>
    <w:p w14:paraId="563D08E6" w14:textId="31999716" w:rsidR="00314D47" w:rsidRPr="00D41DA4" w:rsidRDefault="00314D47" w:rsidP="00314D47">
      <w:pPr>
        <w:pStyle w:val="Body"/>
        <w:numPr>
          <w:ilvl w:val="0"/>
          <w:numId w:val="2"/>
        </w:numPr>
        <w:tabs>
          <w:tab w:val="left" w:pos="3660"/>
        </w:tabs>
        <w:spacing w:line="240" w:lineRule="auto"/>
        <w:rPr>
          <w:sz w:val="24"/>
          <w:szCs w:val="24"/>
          <w:lang w:val="en-IE"/>
        </w:rPr>
      </w:pPr>
      <w:r w:rsidRPr="00D41DA4">
        <w:rPr>
          <w:sz w:val="24"/>
          <w:szCs w:val="24"/>
          <w:lang w:val="en-IE"/>
        </w:rPr>
        <w:t xml:space="preserve">Honesty: due to my pragmatic design-based approach to the research, my objective </w:t>
      </w:r>
      <w:r w:rsidR="00996D88">
        <w:rPr>
          <w:sz w:val="24"/>
          <w:szCs w:val="24"/>
          <w:lang w:val="en-IE"/>
        </w:rPr>
        <w:t>was</w:t>
      </w:r>
      <w:r w:rsidRPr="00D41DA4">
        <w:rPr>
          <w:sz w:val="24"/>
          <w:szCs w:val="24"/>
          <w:lang w:val="en-IE"/>
        </w:rPr>
        <w:t xml:space="preserve"> to improve successive iterations of research-informed CRS design. This </w:t>
      </w:r>
      <w:r w:rsidR="00996D88">
        <w:rPr>
          <w:sz w:val="24"/>
          <w:szCs w:val="24"/>
          <w:lang w:val="en-IE"/>
        </w:rPr>
        <w:t>meant</w:t>
      </w:r>
      <w:r w:rsidRPr="00D41DA4">
        <w:rPr>
          <w:sz w:val="24"/>
          <w:szCs w:val="24"/>
          <w:lang w:val="en-IE"/>
        </w:rPr>
        <w:t xml:space="preserve"> that it </w:t>
      </w:r>
      <w:r w:rsidR="00996D88">
        <w:rPr>
          <w:sz w:val="24"/>
          <w:szCs w:val="24"/>
          <w:lang w:val="en-IE"/>
        </w:rPr>
        <w:t>was</w:t>
      </w:r>
      <w:r w:rsidRPr="00D41DA4">
        <w:rPr>
          <w:sz w:val="24"/>
          <w:szCs w:val="24"/>
          <w:lang w:val="en-IE"/>
        </w:rPr>
        <w:t xml:space="preserve"> in my best interest to remain honest in my reporting, as I </w:t>
      </w:r>
      <w:r w:rsidR="00996D88">
        <w:rPr>
          <w:sz w:val="24"/>
          <w:szCs w:val="24"/>
          <w:lang w:val="en-IE"/>
        </w:rPr>
        <w:t>was</w:t>
      </w:r>
      <w:r w:rsidRPr="00D41DA4">
        <w:rPr>
          <w:sz w:val="24"/>
          <w:szCs w:val="24"/>
          <w:lang w:val="en-IE"/>
        </w:rPr>
        <w:t xml:space="preserve"> more focused on the process itself rather than producing ‘perfect’ results.</w:t>
      </w:r>
    </w:p>
    <w:p w14:paraId="655F7D40" w14:textId="77777777" w:rsidR="0079397F" w:rsidRDefault="00314D47" w:rsidP="00314D47">
      <w:pPr>
        <w:pStyle w:val="Body"/>
        <w:numPr>
          <w:ilvl w:val="0"/>
          <w:numId w:val="2"/>
        </w:numPr>
        <w:tabs>
          <w:tab w:val="left" w:pos="3660"/>
        </w:tabs>
        <w:spacing w:line="240" w:lineRule="auto"/>
        <w:rPr>
          <w:sz w:val="24"/>
          <w:szCs w:val="24"/>
          <w:lang w:val="en-IE"/>
        </w:rPr>
      </w:pPr>
      <w:r w:rsidRPr="00D41DA4">
        <w:rPr>
          <w:sz w:val="24"/>
          <w:szCs w:val="24"/>
          <w:lang w:val="en-IE"/>
        </w:rPr>
        <w:t>Confidentiality: all data will be gathered confidentially. When student responses are collected by the CRS, the QR codes will correspond to generic names like ‘Student 3’ and not contain any personal information.</w:t>
      </w:r>
    </w:p>
    <w:p w14:paraId="1AF9D00A" w14:textId="4951967C" w:rsidR="00314D47" w:rsidRPr="0079397F" w:rsidRDefault="00314D47" w:rsidP="00314D47">
      <w:pPr>
        <w:pStyle w:val="Body"/>
        <w:numPr>
          <w:ilvl w:val="0"/>
          <w:numId w:val="2"/>
        </w:numPr>
        <w:tabs>
          <w:tab w:val="left" w:pos="3660"/>
        </w:tabs>
        <w:spacing w:line="240" w:lineRule="auto"/>
        <w:rPr>
          <w:sz w:val="28"/>
          <w:szCs w:val="28"/>
          <w:lang w:val="en-IE"/>
        </w:rPr>
      </w:pPr>
      <w:r w:rsidRPr="0079397F">
        <w:rPr>
          <w:sz w:val="24"/>
          <w:szCs w:val="24"/>
        </w:rPr>
        <w:lastRenderedPageBreak/>
        <w:t xml:space="preserve">Social </w:t>
      </w:r>
      <w:r w:rsidR="00FF4C17">
        <w:rPr>
          <w:sz w:val="24"/>
          <w:szCs w:val="24"/>
        </w:rPr>
        <w:t>R</w:t>
      </w:r>
      <w:r w:rsidRPr="0079397F">
        <w:rPr>
          <w:sz w:val="24"/>
          <w:szCs w:val="24"/>
        </w:rPr>
        <w:t>esponsibility: the choice of CRS, and the research approach, was specifically chosen to be conscious of an evolving digital divide seen between certain types of schools based on sociodemographic, funding and infrastructure (Marcus-Quinn, 2019). I d</w:t>
      </w:r>
      <w:r w:rsidR="00C00024">
        <w:rPr>
          <w:sz w:val="24"/>
          <w:szCs w:val="24"/>
        </w:rPr>
        <w:t>id</w:t>
      </w:r>
      <w:r w:rsidRPr="0079397F">
        <w:rPr>
          <w:sz w:val="24"/>
          <w:szCs w:val="24"/>
        </w:rPr>
        <w:t xml:space="preserve"> not want to research technological applications that are only available to </w:t>
      </w:r>
      <w:r w:rsidR="00C00024">
        <w:rPr>
          <w:sz w:val="24"/>
          <w:szCs w:val="24"/>
        </w:rPr>
        <w:t>those</w:t>
      </w:r>
      <w:r w:rsidRPr="0079397F">
        <w:rPr>
          <w:sz w:val="24"/>
          <w:szCs w:val="24"/>
        </w:rPr>
        <w:t xml:space="preserve"> students</w:t>
      </w:r>
      <w:r w:rsidR="00C00024">
        <w:rPr>
          <w:sz w:val="24"/>
          <w:szCs w:val="24"/>
        </w:rPr>
        <w:t xml:space="preserve"> and teachers who could afford it</w:t>
      </w:r>
      <w:r w:rsidRPr="0079397F">
        <w:rPr>
          <w:sz w:val="24"/>
          <w:szCs w:val="24"/>
        </w:rPr>
        <w:t>. Plickers was chosen because the service itself can be used for free, and only requires the teacher to have a smartphone and the ability to print paper QR codes rather than personal devices per student.</w:t>
      </w:r>
    </w:p>
    <w:p w14:paraId="7F1F7BEE" w14:textId="77777777" w:rsidR="00C00024" w:rsidRDefault="00C00024" w:rsidP="002F36F0">
      <w:pPr>
        <w:pStyle w:val="Body"/>
        <w:rPr>
          <w:sz w:val="24"/>
          <w:szCs w:val="24"/>
          <w:lang w:val="en-IE"/>
        </w:rPr>
      </w:pPr>
    </w:p>
    <w:p w14:paraId="7EBBE594" w14:textId="122DB904" w:rsidR="002F36F0" w:rsidRPr="00D41DA4" w:rsidRDefault="002F36F0" w:rsidP="002F36F0">
      <w:pPr>
        <w:pStyle w:val="Body"/>
        <w:rPr>
          <w:sz w:val="24"/>
          <w:szCs w:val="24"/>
          <w:lang w:val="en-IE"/>
        </w:rPr>
      </w:pPr>
      <w:r w:rsidRPr="00D41DA4">
        <w:rPr>
          <w:sz w:val="24"/>
          <w:szCs w:val="24"/>
          <w:lang w:val="en-IE"/>
        </w:rPr>
        <w:t>The data collection, analysis, and iteration of intervention is outlined below:</w:t>
      </w:r>
    </w:p>
    <w:p w14:paraId="4AB78A92" w14:textId="3C916257" w:rsidR="00EB73EF" w:rsidRDefault="002F36F0" w:rsidP="0082174E">
      <w:pPr>
        <w:pStyle w:val="Body"/>
        <w:numPr>
          <w:ilvl w:val="0"/>
          <w:numId w:val="3"/>
        </w:numPr>
        <w:rPr>
          <w:sz w:val="24"/>
          <w:szCs w:val="24"/>
        </w:rPr>
      </w:pPr>
      <w:r w:rsidRPr="00D41DA4">
        <w:rPr>
          <w:sz w:val="24"/>
          <w:szCs w:val="24"/>
          <w:lang w:val="en-IE"/>
        </w:rPr>
        <w:t>Pre-intervention</w:t>
      </w:r>
      <w:r w:rsidR="00EB73EF">
        <w:rPr>
          <w:sz w:val="24"/>
          <w:szCs w:val="24"/>
          <w:lang w:val="en-IE"/>
        </w:rPr>
        <w:t xml:space="preserve"> Survey</w:t>
      </w:r>
      <w:r w:rsidRPr="00D41DA4">
        <w:rPr>
          <w:sz w:val="24"/>
          <w:szCs w:val="24"/>
          <w:lang w:val="en-IE"/>
        </w:rPr>
        <w:t xml:space="preserve">: </w:t>
      </w:r>
      <w:r w:rsidRPr="00D41DA4">
        <w:rPr>
          <w:sz w:val="24"/>
          <w:szCs w:val="24"/>
        </w:rPr>
        <w:t xml:space="preserve">the students </w:t>
      </w:r>
      <w:r w:rsidR="00376222">
        <w:rPr>
          <w:sz w:val="24"/>
          <w:szCs w:val="24"/>
        </w:rPr>
        <w:t xml:space="preserve">answered </w:t>
      </w:r>
      <w:r w:rsidRPr="00D41DA4">
        <w:rPr>
          <w:sz w:val="24"/>
          <w:szCs w:val="24"/>
        </w:rPr>
        <w:t>a survey with both quantitative (likert scale) and qualitative (open-ended) questions to try gauge their opinion on the relationship</w:t>
      </w:r>
      <w:r w:rsidR="00EB73EF">
        <w:rPr>
          <w:sz w:val="24"/>
          <w:szCs w:val="24"/>
        </w:rPr>
        <w:t>s</w:t>
      </w:r>
      <w:r w:rsidRPr="00D41DA4">
        <w:rPr>
          <w:sz w:val="24"/>
          <w:szCs w:val="24"/>
        </w:rPr>
        <w:t xml:space="preserve"> between mathematics, learning, and technology. </w:t>
      </w:r>
    </w:p>
    <w:p w14:paraId="0AC15CA2" w14:textId="4104D1B9" w:rsidR="00EB73EF" w:rsidRPr="00EB73EF" w:rsidRDefault="00EB73EF" w:rsidP="0082174E">
      <w:pPr>
        <w:pStyle w:val="Body"/>
        <w:numPr>
          <w:ilvl w:val="0"/>
          <w:numId w:val="3"/>
        </w:numPr>
        <w:rPr>
          <w:sz w:val="24"/>
          <w:szCs w:val="24"/>
        </w:rPr>
      </w:pPr>
      <w:r>
        <w:rPr>
          <w:sz w:val="24"/>
          <w:szCs w:val="24"/>
        </w:rPr>
        <w:t xml:space="preserve">Beginning of Topic Survey: </w:t>
      </w:r>
      <w:r w:rsidR="00566A6A">
        <w:rPr>
          <w:sz w:val="24"/>
          <w:szCs w:val="24"/>
        </w:rPr>
        <w:t>t</w:t>
      </w:r>
      <w:r>
        <w:rPr>
          <w:sz w:val="24"/>
          <w:szCs w:val="24"/>
        </w:rPr>
        <w:t xml:space="preserve">he CRS was used to </w:t>
      </w:r>
      <w:r w:rsidR="00376222">
        <w:rPr>
          <w:sz w:val="24"/>
          <w:szCs w:val="24"/>
        </w:rPr>
        <w:t>collect students' answers for a Likert Survey asking how comfortable they felt sharing their opinions about different aspects of the current mathematics topic we were studying in class.</w:t>
      </w:r>
    </w:p>
    <w:p w14:paraId="37C5C9B4" w14:textId="55D2C678" w:rsidR="00767339" w:rsidRPr="00D41DA4" w:rsidRDefault="00F95544" w:rsidP="0082174E">
      <w:pPr>
        <w:pStyle w:val="Body"/>
        <w:numPr>
          <w:ilvl w:val="0"/>
          <w:numId w:val="3"/>
        </w:numPr>
        <w:rPr>
          <w:sz w:val="24"/>
          <w:szCs w:val="24"/>
        </w:rPr>
      </w:pPr>
      <w:r w:rsidRPr="00D41DA4">
        <w:rPr>
          <w:sz w:val="24"/>
          <w:szCs w:val="24"/>
        </w:rPr>
        <w:t xml:space="preserve">Intervention: </w:t>
      </w:r>
      <w:r w:rsidR="00566A6A">
        <w:rPr>
          <w:sz w:val="24"/>
          <w:szCs w:val="24"/>
        </w:rPr>
        <w:t xml:space="preserve">the </w:t>
      </w:r>
      <w:r w:rsidRPr="00D41DA4">
        <w:rPr>
          <w:sz w:val="24"/>
          <w:szCs w:val="24"/>
        </w:rPr>
        <w:t xml:space="preserve">CRS </w:t>
      </w:r>
      <w:r w:rsidR="00376222">
        <w:rPr>
          <w:sz w:val="24"/>
          <w:szCs w:val="24"/>
        </w:rPr>
        <w:t>was</w:t>
      </w:r>
      <w:r w:rsidRPr="00D41DA4">
        <w:rPr>
          <w:sz w:val="24"/>
          <w:szCs w:val="24"/>
        </w:rPr>
        <w:t xml:space="preserve"> used to present </w:t>
      </w:r>
      <w:proofErr w:type="gramStart"/>
      <w:r w:rsidR="00EB73EF">
        <w:rPr>
          <w:sz w:val="24"/>
          <w:szCs w:val="24"/>
        </w:rPr>
        <w:t>multiple</w:t>
      </w:r>
      <w:proofErr w:type="gramEnd"/>
      <w:r w:rsidR="00EB73EF">
        <w:rPr>
          <w:sz w:val="24"/>
          <w:szCs w:val="24"/>
        </w:rPr>
        <w:t>-choice-</w:t>
      </w:r>
      <w:r w:rsidRPr="00D41DA4">
        <w:rPr>
          <w:sz w:val="24"/>
          <w:szCs w:val="24"/>
        </w:rPr>
        <w:t>question</w:t>
      </w:r>
      <w:r w:rsidR="00EB73EF">
        <w:rPr>
          <w:sz w:val="24"/>
          <w:szCs w:val="24"/>
        </w:rPr>
        <w:t>s</w:t>
      </w:r>
      <w:r w:rsidRPr="00D41DA4">
        <w:rPr>
          <w:sz w:val="24"/>
          <w:szCs w:val="24"/>
        </w:rPr>
        <w:t xml:space="preserve"> to students, gather responses, </w:t>
      </w:r>
      <w:r w:rsidR="00376222">
        <w:rPr>
          <w:sz w:val="24"/>
          <w:szCs w:val="24"/>
        </w:rPr>
        <w:t xml:space="preserve">and </w:t>
      </w:r>
      <w:r w:rsidRPr="00D41DA4">
        <w:rPr>
          <w:sz w:val="24"/>
          <w:szCs w:val="24"/>
        </w:rPr>
        <w:t>display the data.</w:t>
      </w:r>
      <w:r w:rsidR="002F36F0" w:rsidRPr="00D41DA4">
        <w:rPr>
          <w:sz w:val="24"/>
          <w:szCs w:val="24"/>
        </w:rPr>
        <w:t xml:space="preserve"> </w:t>
      </w:r>
      <w:r w:rsidRPr="00D41DA4">
        <w:rPr>
          <w:sz w:val="24"/>
          <w:szCs w:val="24"/>
        </w:rPr>
        <w:t xml:space="preserve">The CRS </w:t>
      </w:r>
      <w:r w:rsidR="00376222">
        <w:rPr>
          <w:sz w:val="24"/>
          <w:szCs w:val="24"/>
        </w:rPr>
        <w:t>was</w:t>
      </w:r>
      <w:r w:rsidR="00566A6A">
        <w:rPr>
          <w:sz w:val="24"/>
          <w:szCs w:val="24"/>
        </w:rPr>
        <w:t xml:space="preserve"> </w:t>
      </w:r>
      <w:r w:rsidRPr="00D41DA4">
        <w:rPr>
          <w:sz w:val="24"/>
          <w:szCs w:val="24"/>
        </w:rPr>
        <w:t xml:space="preserve">based on </w:t>
      </w:r>
      <w:r w:rsidR="00EB73EF">
        <w:rPr>
          <w:sz w:val="24"/>
          <w:szCs w:val="24"/>
        </w:rPr>
        <w:t xml:space="preserve">the </w:t>
      </w:r>
      <w:r w:rsidRPr="00D41DA4">
        <w:rPr>
          <w:sz w:val="24"/>
          <w:szCs w:val="24"/>
        </w:rPr>
        <w:t>TEFA and FaSMEd Framework</w:t>
      </w:r>
      <w:r w:rsidR="00EB73EF">
        <w:rPr>
          <w:sz w:val="24"/>
          <w:szCs w:val="24"/>
        </w:rPr>
        <w:t>s</w:t>
      </w:r>
      <w:r w:rsidRPr="00D41DA4">
        <w:rPr>
          <w:sz w:val="24"/>
          <w:szCs w:val="24"/>
        </w:rPr>
        <w:t xml:space="preserve"> with the intent of promoting the type of atmosphere outlined by Driscoll (2014) above. Data </w:t>
      </w:r>
      <w:r w:rsidR="00376222">
        <w:rPr>
          <w:sz w:val="24"/>
          <w:szCs w:val="24"/>
        </w:rPr>
        <w:t>was</w:t>
      </w:r>
      <w:r w:rsidRPr="00D41DA4">
        <w:rPr>
          <w:sz w:val="24"/>
          <w:szCs w:val="24"/>
        </w:rPr>
        <w:t xml:space="preserve"> used live in class and archived for analysis by teacher.</w:t>
      </w:r>
    </w:p>
    <w:p w14:paraId="7A2D6A3A" w14:textId="16F57609" w:rsidR="002F36F0" w:rsidRPr="00D41DA4" w:rsidRDefault="00EB73EF" w:rsidP="0082174E">
      <w:pPr>
        <w:pStyle w:val="Body"/>
        <w:numPr>
          <w:ilvl w:val="0"/>
          <w:numId w:val="3"/>
        </w:numPr>
        <w:spacing w:after="0"/>
        <w:rPr>
          <w:sz w:val="24"/>
          <w:szCs w:val="24"/>
          <w:lang w:val="en-IE"/>
        </w:rPr>
      </w:pPr>
      <w:r>
        <w:rPr>
          <w:sz w:val="24"/>
          <w:szCs w:val="24"/>
        </w:rPr>
        <w:t>Observation</w:t>
      </w:r>
      <w:r w:rsidR="00F95544" w:rsidRPr="00D41DA4">
        <w:rPr>
          <w:sz w:val="24"/>
          <w:szCs w:val="24"/>
        </w:rPr>
        <w:t xml:space="preserve">: </w:t>
      </w:r>
      <w:r w:rsidR="00566A6A">
        <w:rPr>
          <w:sz w:val="24"/>
          <w:szCs w:val="24"/>
        </w:rPr>
        <w:t>f</w:t>
      </w:r>
      <w:r w:rsidR="002F36F0" w:rsidRPr="00D41DA4">
        <w:rPr>
          <w:sz w:val="24"/>
          <w:szCs w:val="24"/>
        </w:rPr>
        <w:t xml:space="preserve">ollowing the implementation of the classroom response system, </w:t>
      </w:r>
      <w:r w:rsidR="00566A6A">
        <w:rPr>
          <w:sz w:val="24"/>
          <w:szCs w:val="24"/>
        </w:rPr>
        <w:t>I observed</w:t>
      </w:r>
      <w:r w:rsidR="002F36F0" w:rsidRPr="00D41DA4">
        <w:rPr>
          <w:sz w:val="24"/>
          <w:szCs w:val="24"/>
        </w:rPr>
        <w:t xml:space="preserve"> the resulting classroom discussion. This observation </w:t>
      </w:r>
      <w:r w:rsidR="00566A6A">
        <w:rPr>
          <w:sz w:val="24"/>
          <w:szCs w:val="24"/>
        </w:rPr>
        <w:t>helped</w:t>
      </w:r>
      <w:r w:rsidR="002F36F0" w:rsidRPr="00D41DA4">
        <w:rPr>
          <w:sz w:val="24"/>
          <w:szCs w:val="24"/>
        </w:rPr>
        <w:t xml:space="preserve"> determine if the classroom response system is facilitating constructivist teaching and learning by gathering qualitative data that </w:t>
      </w:r>
      <w:r w:rsidR="00566A6A">
        <w:rPr>
          <w:sz w:val="24"/>
          <w:szCs w:val="24"/>
        </w:rPr>
        <w:t>was</w:t>
      </w:r>
      <w:r w:rsidR="002F36F0" w:rsidRPr="00D41DA4">
        <w:rPr>
          <w:sz w:val="24"/>
          <w:szCs w:val="24"/>
        </w:rPr>
        <w:t xml:space="preserve"> later used to inform the next iteration of the CRS.</w:t>
      </w:r>
    </w:p>
    <w:p w14:paraId="3B5129E8" w14:textId="5CA95B58" w:rsidR="002F36F0" w:rsidRPr="00D41DA4" w:rsidRDefault="00EB73EF" w:rsidP="0082174E">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after="0" w:line="240" w:lineRule="auto"/>
        <w:jc w:val="both"/>
        <w:rPr>
          <w:sz w:val="24"/>
          <w:szCs w:val="24"/>
        </w:rPr>
      </w:pPr>
      <w:r>
        <w:rPr>
          <w:sz w:val="24"/>
          <w:szCs w:val="24"/>
        </w:rPr>
        <w:t>Reflective Journal:</w:t>
      </w:r>
      <w:r w:rsidR="004362B8" w:rsidRPr="00D41DA4">
        <w:rPr>
          <w:sz w:val="24"/>
          <w:szCs w:val="24"/>
        </w:rPr>
        <w:t xml:space="preserve"> </w:t>
      </w:r>
      <w:r w:rsidR="00566A6A">
        <w:rPr>
          <w:sz w:val="24"/>
          <w:szCs w:val="24"/>
        </w:rPr>
        <w:t>t</w:t>
      </w:r>
      <w:r w:rsidR="002F36F0" w:rsidRPr="00D41DA4">
        <w:rPr>
          <w:sz w:val="24"/>
          <w:szCs w:val="24"/>
        </w:rPr>
        <w:t xml:space="preserve">he use of the CRS </w:t>
      </w:r>
      <w:r w:rsidR="00566A6A">
        <w:rPr>
          <w:sz w:val="24"/>
          <w:szCs w:val="24"/>
        </w:rPr>
        <w:t>was</w:t>
      </w:r>
      <w:r w:rsidR="002F36F0" w:rsidRPr="00D41DA4">
        <w:rPr>
          <w:sz w:val="24"/>
          <w:szCs w:val="24"/>
        </w:rPr>
        <w:t xml:space="preserve"> also expected to inform future teaching, as effective formative assessment provides feedback to both students and teacher. </w:t>
      </w:r>
      <w:r w:rsidR="00566A6A">
        <w:rPr>
          <w:sz w:val="24"/>
          <w:szCs w:val="24"/>
        </w:rPr>
        <w:t>I kept</w:t>
      </w:r>
      <w:r w:rsidR="002F36F0" w:rsidRPr="00D41DA4">
        <w:rPr>
          <w:sz w:val="24"/>
          <w:szCs w:val="24"/>
        </w:rPr>
        <w:t xml:space="preserve"> a qualitative Reflective Journal to gather data </w:t>
      </w:r>
      <w:r w:rsidR="00566A6A">
        <w:rPr>
          <w:sz w:val="24"/>
          <w:szCs w:val="24"/>
        </w:rPr>
        <w:t>about</w:t>
      </w:r>
      <w:r w:rsidR="002F36F0" w:rsidRPr="00D41DA4">
        <w:rPr>
          <w:sz w:val="24"/>
          <w:szCs w:val="24"/>
        </w:rPr>
        <w:t xml:space="preserve"> </w:t>
      </w:r>
      <w:r w:rsidR="00566A6A">
        <w:rPr>
          <w:sz w:val="24"/>
          <w:szCs w:val="24"/>
        </w:rPr>
        <w:t xml:space="preserve">the challenges of implementing the CRS and </w:t>
      </w:r>
      <w:r w:rsidR="002F36F0" w:rsidRPr="00D41DA4">
        <w:rPr>
          <w:sz w:val="24"/>
          <w:szCs w:val="24"/>
        </w:rPr>
        <w:t>how the students</w:t>
      </w:r>
      <w:r w:rsidR="00566A6A">
        <w:rPr>
          <w:sz w:val="24"/>
          <w:szCs w:val="24"/>
        </w:rPr>
        <w:t>'</w:t>
      </w:r>
      <w:r w:rsidR="002F36F0" w:rsidRPr="00D41DA4">
        <w:rPr>
          <w:sz w:val="24"/>
          <w:szCs w:val="24"/>
        </w:rPr>
        <w:t xml:space="preserve"> use of the CR</w:t>
      </w:r>
      <w:r w:rsidR="00566A6A">
        <w:rPr>
          <w:sz w:val="24"/>
          <w:szCs w:val="24"/>
        </w:rPr>
        <w:t>S</w:t>
      </w:r>
      <w:r w:rsidR="002F36F0" w:rsidRPr="00D41DA4">
        <w:rPr>
          <w:sz w:val="24"/>
          <w:szCs w:val="24"/>
        </w:rPr>
        <w:t xml:space="preserve">, and the resulting archive of student responses, </w:t>
      </w:r>
      <w:r w:rsidR="00566A6A">
        <w:rPr>
          <w:sz w:val="24"/>
          <w:szCs w:val="24"/>
        </w:rPr>
        <w:t>were effecting my teaching</w:t>
      </w:r>
      <w:r w:rsidR="002F36F0" w:rsidRPr="00D41DA4">
        <w:rPr>
          <w:sz w:val="24"/>
          <w:szCs w:val="24"/>
        </w:rPr>
        <w:t xml:space="preserve">. </w:t>
      </w:r>
    </w:p>
    <w:p w14:paraId="7EC98599" w14:textId="176D63F8" w:rsidR="00F95544" w:rsidRPr="00D41DA4" w:rsidRDefault="00EB73EF" w:rsidP="0082174E">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after="0" w:line="240" w:lineRule="auto"/>
        <w:jc w:val="both"/>
        <w:rPr>
          <w:sz w:val="24"/>
          <w:szCs w:val="24"/>
        </w:rPr>
      </w:pPr>
      <w:r>
        <w:rPr>
          <w:sz w:val="24"/>
          <w:szCs w:val="24"/>
        </w:rPr>
        <w:t xml:space="preserve">End of </w:t>
      </w:r>
      <w:r w:rsidR="004362B8" w:rsidRPr="00D41DA4">
        <w:rPr>
          <w:sz w:val="24"/>
          <w:szCs w:val="24"/>
        </w:rPr>
        <w:t>Topic</w:t>
      </w:r>
      <w:r>
        <w:rPr>
          <w:sz w:val="24"/>
          <w:szCs w:val="24"/>
        </w:rPr>
        <w:t xml:space="preserve"> Quiz</w:t>
      </w:r>
      <w:r w:rsidR="004362B8" w:rsidRPr="00D41DA4">
        <w:rPr>
          <w:sz w:val="24"/>
          <w:szCs w:val="24"/>
        </w:rPr>
        <w:t>:</w:t>
      </w:r>
      <w:r w:rsidR="00566A6A">
        <w:rPr>
          <w:sz w:val="24"/>
          <w:szCs w:val="24"/>
        </w:rPr>
        <w:t xml:space="preserve"> s</w:t>
      </w:r>
      <w:r w:rsidR="00F95544" w:rsidRPr="00D41DA4">
        <w:rPr>
          <w:sz w:val="24"/>
          <w:szCs w:val="24"/>
        </w:rPr>
        <w:t xml:space="preserve">tudents </w:t>
      </w:r>
      <w:r w:rsidR="00376222">
        <w:rPr>
          <w:sz w:val="24"/>
          <w:szCs w:val="24"/>
        </w:rPr>
        <w:t>answer</w:t>
      </w:r>
      <w:r w:rsidR="00566A6A">
        <w:rPr>
          <w:sz w:val="24"/>
          <w:szCs w:val="24"/>
        </w:rPr>
        <w:t>ed</w:t>
      </w:r>
      <w:r w:rsidR="00F95544" w:rsidRPr="00D41DA4">
        <w:rPr>
          <w:sz w:val="24"/>
          <w:szCs w:val="24"/>
        </w:rPr>
        <w:t xml:space="preserve"> an end-of topic quiz (e.g. </w:t>
      </w:r>
      <w:r>
        <w:rPr>
          <w:sz w:val="24"/>
          <w:szCs w:val="24"/>
        </w:rPr>
        <w:t>Statistics Quiz</w:t>
      </w:r>
      <w:r w:rsidR="00F95544" w:rsidRPr="00D41DA4">
        <w:rPr>
          <w:sz w:val="24"/>
          <w:szCs w:val="24"/>
        </w:rPr>
        <w:t>). This quiz use</w:t>
      </w:r>
      <w:r w:rsidR="00566A6A">
        <w:rPr>
          <w:sz w:val="24"/>
          <w:szCs w:val="24"/>
        </w:rPr>
        <w:t>d</w:t>
      </w:r>
      <w:r w:rsidR="00F95544" w:rsidRPr="00D41DA4">
        <w:rPr>
          <w:sz w:val="24"/>
          <w:szCs w:val="24"/>
        </w:rPr>
        <w:t xml:space="preserve"> questions similar to ones used </w:t>
      </w:r>
      <w:r w:rsidR="00EB588A" w:rsidRPr="00D41DA4">
        <w:rPr>
          <w:sz w:val="24"/>
          <w:szCs w:val="24"/>
        </w:rPr>
        <w:t xml:space="preserve">in the weeks prior. </w:t>
      </w:r>
      <w:r>
        <w:rPr>
          <w:sz w:val="24"/>
          <w:szCs w:val="24"/>
        </w:rPr>
        <w:t>Students' results</w:t>
      </w:r>
      <w:r w:rsidR="00EB588A" w:rsidRPr="00D41DA4">
        <w:rPr>
          <w:sz w:val="24"/>
          <w:szCs w:val="24"/>
        </w:rPr>
        <w:t xml:space="preserve"> </w:t>
      </w:r>
      <w:r w:rsidR="00566A6A">
        <w:rPr>
          <w:sz w:val="24"/>
          <w:szCs w:val="24"/>
        </w:rPr>
        <w:t>were</w:t>
      </w:r>
      <w:r w:rsidR="00EB588A" w:rsidRPr="00D41DA4">
        <w:rPr>
          <w:sz w:val="24"/>
          <w:szCs w:val="24"/>
        </w:rPr>
        <w:t xml:space="preserve"> analysed and compared to previous data</w:t>
      </w:r>
      <w:r w:rsidR="00566A6A">
        <w:rPr>
          <w:sz w:val="24"/>
          <w:szCs w:val="24"/>
        </w:rPr>
        <w:t>, d</w:t>
      </w:r>
      <w:r w:rsidR="00376222">
        <w:rPr>
          <w:sz w:val="24"/>
          <w:szCs w:val="24"/>
        </w:rPr>
        <w:t>id</w:t>
      </w:r>
      <w:r w:rsidR="00EB588A" w:rsidRPr="00D41DA4">
        <w:rPr>
          <w:sz w:val="24"/>
          <w:szCs w:val="24"/>
        </w:rPr>
        <w:t xml:space="preserve"> the </w:t>
      </w:r>
      <w:r w:rsidR="00376222">
        <w:rPr>
          <w:sz w:val="24"/>
          <w:szCs w:val="24"/>
        </w:rPr>
        <w:t xml:space="preserve">classroom discussion and </w:t>
      </w:r>
      <w:r w:rsidR="00EB588A" w:rsidRPr="00D41DA4">
        <w:rPr>
          <w:sz w:val="24"/>
          <w:szCs w:val="24"/>
        </w:rPr>
        <w:t xml:space="preserve">feedback given to </w:t>
      </w:r>
      <w:r w:rsidR="00376222">
        <w:rPr>
          <w:sz w:val="24"/>
          <w:szCs w:val="24"/>
        </w:rPr>
        <w:t xml:space="preserve">students </w:t>
      </w:r>
      <w:r w:rsidR="00EB588A" w:rsidRPr="00D41DA4">
        <w:rPr>
          <w:sz w:val="24"/>
          <w:szCs w:val="24"/>
        </w:rPr>
        <w:t>improve performance over time?</w:t>
      </w:r>
    </w:p>
    <w:p w14:paraId="0D34B9A5" w14:textId="3565B59A" w:rsidR="00EB588A" w:rsidRPr="00376222" w:rsidRDefault="00EB73EF" w:rsidP="00376222">
      <w:pPr>
        <w:pStyle w:val="Body"/>
        <w:numPr>
          <w:ilvl w:val="0"/>
          <w:numId w:val="3"/>
        </w:numPr>
        <w:rPr>
          <w:sz w:val="24"/>
          <w:szCs w:val="24"/>
        </w:rPr>
      </w:pPr>
      <w:r>
        <w:rPr>
          <w:sz w:val="24"/>
          <w:szCs w:val="24"/>
        </w:rPr>
        <w:lastRenderedPageBreak/>
        <w:t>End of</w:t>
      </w:r>
      <w:r w:rsidR="004362B8" w:rsidRPr="00D41DA4">
        <w:rPr>
          <w:sz w:val="24"/>
          <w:szCs w:val="24"/>
        </w:rPr>
        <w:t xml:space="preserve"> Topic</w:t>
      </w:r>
      <w:r>
        <w:rPr>
          <w:sz w:val="24"/>
          <w:szCs w:val="24"/>
        </w:rPr>
        <w:t xml:space="preserve"> Survey</w:t>
      </w:r>
      <w:r w:rsidR="004362B8" w:rsidRPr="00D41DA4">
        <w:rPr>
          <w:sz w:val="24"/>
          <w:szCs w:val="24"/>
        </w:rPr>
        <w:t xml:space="preserve">: </w:t>
      </w:r>
      <w:r w:rsidR="00376222">
        <w:rPr>
          <w:sz w:val="24"/>
          <w:szCs w:val="24"/>
        </w:rPr>
        <w:t>The CRS was used to collect students' answers for a Likert Survey asking how comfortable they felt sharing their opinions about different aspects of the current mathematics topic we were studying in class. To be compared with students' answers at the beginning of the topic.</w:t>
      </w:r>
    </w:p>
    <w:p w14:paraId="2E0FB5D3" w14:textId="52AC07C5" w:rsidR="003873E1" w:rsidRDefault="004362B8" w:rsidP="00C00024">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after="100" w:line="240" w:lineRule="auto"/>
        <w:jc w:val="both"/>
        <w:rPr>
          <w:sz w:val="24"/>
          <w:szCs w:val="24"/>
        </w:rPr>
      </w:pPr>
      <w:r w:rsidRPr="00D41DA4">
        <w:rPr>
          <w:sz w:val="24"/>
          <w:szCs w:val="24"/>
        </w:rPr>
        <w:t xml:space="preserve">Data analysis and CRS </w:t>
      </w:r>
      <w:r w:rsidR="00767339" w:rsidRPr="00D41DA4">
        <w:rPr>
          <w:sz w:val="24"/>
          <w:szCs w:val="24"/>
        </w:rPr>
        <w:t>iteration</w:t>
      </w:r>
      <w:r w:rsidRPr="00D41DA4">
        <w:rPr>
          <w:sz w:val="24"/>
          <w:szCs w:val="24"/>
        </w:rPr>
        <w:t>:</w:t>
      </w:r>
      <w:r w:rsidR="00767339" w:rsidRPr="00D41DA4">
        <w:rPr>
          <w:sz w:val="24"/>
          <w:szCs w:val="24"/>
        </w:rPr>
        <w:t xml:space="preserve"> </w:t>
      </w:r>
      <w:r w:rsidR="00376222">
        <w:rPr>
          <w:sz w:val="24"/>
          <w:szCs w:val="24"/>
        </w:rPr>
        <w:t>the collected data was analysed</w:t>
      </w:r>
      <w:r w:rsidR="00566A6A">
        <w:rPr>
          <w:sz w:val="24"/>
          <w:szCs w:val="24"/>
        </w:rPr>
        <w:t xml:space="preserve"> and used</w:t>
      </w:r>
      <w:r w:rsidR="00767339" w:rsidRPr="00D41DA4">
        <w:rPr>
          <w:sz w:val="24"/>
          <w:szCs w:val="24"/>
        </w:rPr>
        <w:t xml:space="preserve"> justify and implement possible improvement to the CRS</w:t>
      </w:r>
      <w:r w:rsidR="00376222">
        <w:rPr>
          <w:sz w:val="24"/>
          <w:szCs w:val="24"/>
        </w:rPr>
        <w:t xml:space="preserve"> an</w:t>
      </w:r>
      <w:r w:rsidR="00566A6A">
        <w:rPr>
          <w:sz w:val="24"/>
          <w:szCs w:val="24"/>
        </w:rPr>
        <w:t xml:space="preserve">d </w:t>
      </w:r>
      <w:r w:rsidR="00376222">
        <w:rPr>
          <w:sz w:val="24"/>
          <w:szCs w:val="24"/>
        </w:rPr>
        <w:t>the implementation CRS</w:t>
      </w:r>
      <w:r w:rsidR="00566A6A">
        <w:rPr>
          <w:sz w:val="24"/>
          <w:szCs w:val="24"/>
        </w:rPr>
        <w:t xml:space="preserve"> was iterated</w:t>
      </w:r>
      <w:r w:rsidR="00376222">
        <w:rPr>
          <w:sz w:val="24"/>
          <w:szCs w:val="24"/>
        </w:rPr>
        <w:t xml:space="preserve"> for the next mathematics topic.</w:t>
      </w:r>
      <w:r w:rsidR="00767339" w:rsidRPr="00D41DA4">
        <w:rPr>
          <w:sz w:val="24"/>
          <w:szCs w:val="24"/>
        </w:rPr>
        <w:t xml:space="preserve"> </w:t>
      </w:r>
    </w:p>
    <w:p w14:paraId="7E5BDA74" w14:textId="613B690E" w:rsidR="00376222" w:rsidRPr="00376222" w:rsidRDefault="00376222" w:rsidP="00376222">
      <w:pPr>
        <w:pStyle w:val="Body"/>
        <w:numPr>
          <w:ilvl w:val="0"/>
          <w:numId w:val="3"/>
        </w:numPr>
        <w:rPr>
          <w:sz w:val="24"/>
          <w:szCs w:val="24"/>
        </w:rPr>
      </w:pPr>
      <w:r>
        <w:rPr>
          <w:sz w:val="24"/>
          <w:szCs w:val="24"/>
          <w:lang w:val="en-IE"/>
        </w:rPr>
        <w:t>Post</w:t>
      </w:r>
      <w:r w:rsidRPr="00D41DA4">
        <w:rPr>
          <w:sz w:val="24"/>
          <w:szCs w:val="24"/>
          <w:lang w:val="en-IE"/>
        </w:rPr>
        <w:t>-intervention</w:t>
      </w:r>
      <w:r>
        <w:rPr>
          <w:sz w:val="24"/>
          <w:szCs w:val="24"/>
          <w:lang w:val="en-IE"/>
        </w:rPr>
        <w:t xml:space="preserve"> Survey</w:t>
      </w:r>
      <w:r w:rsidRPr="00D41DA4">
        <w:rPr>
          <w:sz w:val="24"/>
          <w:szCs w:val="24"/>
          <w:lang w:val="en-IE"/>
        </w:rPr>
        <w:t xml:space="preserve">: </w:t>
      </w:r>
      <w:r>
        <w:rPr>
          <w:sz w:val="24"/>
          <w:szCs w:val="24"/>
        </w:rPr>
        <w:t>The</w:t>
      </w:r>
      <w:r w:rsidRPr="00D41DA4">
        <w:rPr>
          <w:sz w:val="24"/>
          <w:szCs w:val="24"/>
        </w:rPr>
        <w:t xml:space="preserve"> students </w:t>
      </w:r>
      <w:r>
        <w:rPr>
          <w:sz w:val="24"/>
          <w:szCs w:val="24"/>
        </w:rPr>
        <w:t xml:space="preserve">answered </w:t>
      </w:r>
      <w:r w:rsidRPr="00D41DA4">
        <w:rPr>
          <w:sz w:val="24"/>
          <w:szCs w:val="24"/>
        </w:rPr>
        <w:t>a survey with both quantitative (likert scale) and qualitative (open-ended) questions to try gauge their opinion on the relationship</w:t>
      </w:r>
      <w:r>
        <w:rPr>
          <w:sz w:val="24"/>
          <w:szCs w:val="24"/>
        </w:rPr>
        <w:t>s</w:t>
      </w:r>
      <w:r w:rsidRPr="00D41DA4">
        <w:rPr>
          <w:sz w:val="24"/>
          <w:szCs w:val="24"/>
        </w:rPr>
        <w:t xml:space="preserve"> between mathematics, learning, and technology. </w:t>
      </w:r>
    </w:p>
    <w:tbl>
      <w:tblPr>
        <w:tblpPr w:leftFromText="180" w:rightFromText="180" w:vertAnchor="text" w:horzAnchor="margin" w:tblpY="994"/>
        <w:tblW w:w="150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78"/>
        <w:gridCol w:w="2547"/>
        <w:gridCol w:w="2233"/>
        <w:gridCol w:w="3118"/>
        <w:gridCol w:w="2410"/>
        <w:gridCol w:w="2835"/>
      </w:tblGrid>
      <w:tr w:rsidR="0082174E" w:rsidRPr="00D41DA4" w14:paraId="44FDB1E3" w14:textId="77777777" w:rsidTr="0082174E">
        <w:trPr>
          <w:trHeight w:val="1369"/>
        </w:trPr>
        <w:tc>
          <w:tcPr>
            <w:tcW w:w="18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8E00A5" w14:textId="77777777" w:rsidR="00601012" w:rsidRPr="00D41DA4" w:rsidRDefault="00601012" w:rsidP="00F50803">
            <w:pPr>
              <w:pStyle w:val="Body"/>
              <w:rPr>
                <w:sz w:val="24"/>
                <w:szCs w:val="24"/>
              </w:rPr>
            </w:pPr>
            <w:r w:rsidRPr="00D41DA4">
              <w:rPr>
                <w:b/>
                <w:bCs/>
                <w:sz w:val="24"/>
                <w:szCs w:val="24"/>
                <w:lang w:val="en-US"/>
              </w:rPr>
              <w:softHyphen/>
            </w:r>
          </w:p>
        </w:tc>
        <w:tc>
          <w:tcPr>
            <w:tcW w:w="25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BB93DB" w14:textId="77777777" w:rsidR="00601012" w:rsidRPr="00D41DA4" w:rsidRDefault="00601012" w:rsidP="00F50803">
            <w:pPr>
              <w:pStyle w:val="Body"/>
              <w:spacing w:after="0" w:line="240" w:lineRule="auto"/>
              <w:jc w:val="center"/>
              <w:rPr>
                <w:b/>
                <w:bCs/>
                <w:sz w:val="24"/>
                <w:szCs w:val="24"/>
              </w:rPr>
            </w:pPr>
            <w:r w:rsidRPr="00D41DA4">
              <w:rPr>
                <w:b/>
                <w:bCs/>
                <w:sz w:val="24"/>
                <w:szCs w:val="24"/>
                <w:lang w:val="en-US"/>
              </w:rPr>
              <w:t xml:space="preserve">Data Collection Source 1 </w:t>
            </w:r>
          </w:p>
          <w:p w14:paraId="49241133" w14:textId="77777777" w:rsidR="00601012" w:rsidRPr="00D41DA4" w:rsidRDefault="00601012" w:rsidP="00F50803">
            <w:pPr>
              <w:pStyle w:val="Body"/>
              <w:spacing w:after="0" w:line="240" w:lineRule="auto"/>
              <w:jc w:val="center"/>
              <w:rPr>
                <w:sz w:val="24"/>
                <w:szCs w:val="24"/>
              </w:rPr>
            </w:pPr>
            <w:r w:rsidRPr="00D41DA4">
              <w:rPr>
                <w:b/>
                <w:bCs/>
                <w:sz w:val="24"/>
                <w:szCs w:val="24"/>
                <w:lang w:val="en-US"/>
              </w:rPr>
              <w:t>and Description</w:t>
            </w:r>
          </w:p>
        </w:tc>
        <w:tc>
          <w:tcPr>
            <w:tcW w:w="2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B4A6CD" w14:textId="77777777" w:rsidR="00601012" w:rsidRPr="00D41DA4" w:rsidRDefault="00601012" w:rsidP="00F50803">
            <w:pPr>
              <w:pStyle w:val="Body"/>
              <w:spacing w:after="0" w:line="240" w:lineRule="auto"/>
              <w:jc w:val="center"/>
              <w:rPr>
                <w:b/>
                <w:bCs/>
                <w:sz w:val="24"/>
                <w:szCs w:val="24"/>
              </w:rPr>
            </w:pPr>
            <w:r w:rsidRPr="00D41DA4">
              <w:rPr>
                <w:b/>
                <w:bCs/>
                <w:sz w:val="24"/>
                <w:szCs w:val="24"/>
                <w:lang w:val="en-US"/>
              </w:rPr>
              <w:t xml:space="preserve">Data Collection Source 2 </w:t>
            </w:r>
          </w:p>
          <w:p w14:paraId="386FAEB6" w14:textId="77777777" w:rsidR="00601012" w:rsidRPr="00D41DA4" w:rsidRDefault="00601012" w:rsidP="00F50803">
            <w:pPr>
              <w:pStyle w:val="Body"/>
              <w:spacing w:after="0" w:line="240" w:lineRule="auto"/>
              <w:jc w:val="center"/>
              <w:rPr>
                <w:sz w:val="24"/>
                <w:szCs w:val="24"/>
              </w:rPr>
            </w:pPr>
            <w:r w:rsidRPr="00D41DA4">
              <w:rPr>
                <w:b/>
                <w:bCs/>
                <w:sz w:val="24"/>
                <w:szCs w:val="24"/>
                <w:lang w:val="en-US"/>
              </w:rPr>
              <w:t>and Description</w:t>
            </w:r>
          </w:p>
        </w:tc>
        <w:tc>
          <w:tcPr>
            <w:tcW w:w="3118" w:type="dxa"/>
            <w:tcBorders>
              <w:top w:val="single" w:sz="4" w:space="0" w:color="000000"/>
              <w:left w:val="single" w:sz="4" w:space="0" w:color="000000"/>
              <w:bottom w:val="single" w:sz="4" w:space="0" w:color="000000"/>
              <w:right w:val="single" w:sz="4" w:space="0" w:color="000000"/>
            </w:tcBorders>
          </w:tcPr>
          <w:p w14:paraId="544A85BE" w14:textId="028B4424" w:rsidR="00601012" w:rsidRPr="00D41DA4" w:rsidRDefault="00601012" w:rsidP="00F50803">
            <w:pPr>
              <w:pStyle w:val="Body"/>
              <w:spacing w:after="0" w:line="240" w:lineRule="auto"/>
              <w:jc w:val="center"/>
              <w:rPr>
                <w:b/>
                <w:bCs/>
                <w:sz w:val="24"/>
                <w:szCs w:val="24"/>
                <w:lang w:val="en-US"/>
              </w:rPr>
            </w:pPr>
            <w:r w:rsidRPr="00D41DA4">
              <w:rPr>
                <w:b/>
                <w:bCs/>
                <w:sz w:val="24"/>
                <w:szCs w:val="24"/>
                <w:lang w:val="en-US"/>
              </w:rPr>
              <w:t>Data Collection Source 3 and Description</w:t>
            </w:r>
          </w:p>
        </w:tc>
        <w:tc>
          <w:tcPr>
            <w:tcW w:w="2410" w:type="dxa"/>
            <w:tcBorders>
              <w:top w:val="single" w:sz="4" w:space="0" w:color="000000"/>
              <w:left w:val="single" w:sz="4" w:space="0" w:color="000000"/>
              <w:bottom w:val="single" w:sz="4" w:space="0" w:color="000000"/>
              <w:right w:val="single" w:sz="4" w:space="0" w:color="000000"/>
            </w:tcBorders>
          </w:tcPr>
          <w:p w14:paraId="7FE0E810" w14:textId="236E29E9" w:rsidR="00601012" w:rsidRPr="00D41DA4" w:rsidRDefault="00601012" w:rsidP="00F50803">
            <w:pPr>
              <w:pStyle w:val="Body"/>
              <w:spacing w:after="0" w:line="240" w:lineRule="auto"/>
              <w:jc w:val="center"/>
              <w:rPr>
                <w:b/>
                <w:bCs/>
                <w:sz w:val="24"/>
                <w:szCs w:val="24"/>
                <w:lang w:val="en-US"/>
              </w:rPr>
            </w:pPr>
            <w:r w:rsidRPr="00D41DA4">
              <w:rPr>
                <w:b/>
                <w:bCs/>
                <w:sz w:val="24"/>
                <w:szCs w:val="24"/>
                <w:lang w:val="en-US"/>
              </w:rPr>
              <w:t>Data Collection Source 4 and Description</w:t>
            </w:r>
          </w:p>
        </w:tc>
        <w:tc>
          <w:tcPr>
            <w:tcW w:w="2835" w:type="dxa"/>
            <w:tcBorders>
              <w:top w:val="single" w:sz="4" w:space="0" w:color="000000"/>
              <w:left w:val="single" w:sz="4" w:space="0" w:color="000000"/>
              <w:bottom w:val="single" w:sz="4" w:space="0" w:color="000000"/>
              <w:right w:val="single" w:sz="4" w:space="0" w:color="000000"/>
            </w:tcBorders>
          </w:tcPr>
          <w:p w14:paraId="7233B6EE" w14:textId="503A0DCD" w:rsidR="00601012" w:rsidRPr="00D41DA4" w:rsidRDefault="00601012" w:rsidP="00F50803">
            <w:pPr>
              <w:pStyle w:val="Body"/>
              <w:spacing w:after="0" w:line="240" w:lineRule="auto"/>
              <w:jc w:val="center"/>
              <w:rPr>
                <w:b/>
                <w:bCs/>
                <w:sz w:val="24"/>
                <w:szCs w:val="24"/>
                <w:lang w:val="en-US"/>
              </w:rPr>
            </w:pPr>
            <w:r w:rsidRPr="00D41DA4">
              <w:rPr>
                <w:b/>
                <w:bCs/>
                <w:sz w:val="24"/>
                <w:szCs w:val="24"/>
                <w:lang w:val="en-US"/>
              </w:rPr>
              <w:t>Data Collection Source 5 and Description</w:t>
            </w:r>
          </w:p>
        </w:tc>
      </w:tr>
      <w:tr w:rsidR="0082174E" w:rsidRPr="00D41DA4" w14:paraId="17878B85" w14:textId="77777777" w:rsidTr="0082174E">
        <w:trPr>
          <w:trHeight w:val="2383"/>
        </w:trPr>
        <w:tc>
          <w:tcPr>
            <w:tcW w:w="18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9E1AD2" w14:textId="77777777" w:rsidR="00601012" w:rsidRPr="00D41DA4" w:rsidRDefault="00601012" w:rsidP="00F50803">
            <w:pPr>
              <w:rPr>
                <w:rFonts w:ascii="Calibri" w:hAnsi="Calibri" w:cs="Calibri"/>
                <w:b/>
                <w:bCs/>
                <w:i/>
                <w:iCs/>
              </w:rPr>
            </w:pPr>
            <w:r w:rsidRPr="00D41DA4">
              <w:rPr>
                <w:rFonts w:ascii="Calibri" w:hAnsi="Calibri" w:cs="Calibri"/>
                <w:b/>
                <w:bCs/>
              </w:rPr>
              <w:t xml:space="preserve">How can the classroom response system </w:t>
            </w:r>
            <w:r w:rsidRPr="00D41DA4">
              <w:rPr>
                <w:rFonts w:ascii="Calibri" w:hAnsi="Calibri" w:cs="Calibri"/>
                <w:b/>
                <w:bCs/>
                <w:i/>
                <w:iCs/>
              </w:rPr>
              <w:t>Plickers facilitate constructivist teaching and learning?</w:t>
            </w:r>
          </w:p>
        </w:tc>
        <w:tc>
          <w:tcPr>
            <w:tcW w:w="25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77BD75" w14:textId="77777777" w:rsidR="00601012" w:rsidRPr="00D41DA4" w:rsidRDefault="00601012" w:rsidP="00F50803">
            <w:pPr>
              <w:pStyle w:val="Body"/>
              <w:spacing w:after="0" w:line="240" w:lineRule="auto"/>
              <w:rPr>
                <w:sz w:val="24"/>
                <w:szCs w:val="24"/>
                <w:lang w:val="en-IE"/>
              </w:rPr>
            </w:pPr>
            <w:r w:rsidRPr="00D41DA4">
              <w:rPr>
                <w:b/>
                <w:bCs/>
                <w:sz w:val="24"/>
                <w:szCs w:val="24"/>
                <w:lang w:val="en-US"/>
              </w:rPr>
              <w:t>Method:</w:t>
            </w:r>
            <w:r w:rsidRPr="00D41DA4">
              <w:rPr>
                <w:sz w:val="24"/>
                <w:szCs w:val="24"/>
                <w:lang w:val="en-US"/>
              </w:rPr>
              <w:t xml:space="preserve">  Design-Based</w:t>
            </w:r>
          </w:p>
          <w:p w14:paraId="53AC232B" w14:textId="77777777" w:rsidR="00601012" w:rsidRPr="00D41DA4" w:rsidRDefault="00601012" w:rsidP="00F50803">
            <w:pPr>
              <w:pStyle w:val="Body"/>
              <w:spacing w:after="0" w:line="240" w:lineRule="auto"/>
              <w:rPr>
                <w:sz w:val="24"/>
                <w:szCs w:val="24"/>
                <w:lang w:val="en-US"/>
              </w:rPr>
            </w:pPr>
          </w:p>
          <w:p w14:paraId="0DCE1798" w14:textId="550266B2" w:rsidR="00601012" w:rsidRPr="00D41DA4" w:rsidRDefault="00601012" w:rsidP="00F50803">
            <w:pPr>
              <w:pStyle w:val="Body"/>
              <w:spacing w:after="0" w:line="240" w:lineRule="auto"/>
              <w:rPr>
                <w:sz w:val="24"/>
                <w:szCs w:val="24"/>
                <w:lang w:val="en-IE"/>
              </w:rPr>
            </w:pPr>
            <w:r w:rsidRPr="00D41DA4">
              <w:rPr>
                <w:b/>
                <w:bCs/>
                <w:sz w:val="24"/>
                <w:szCs w:val="24"/>
                <w:lang w:val="en-US"/>
              </w:rPr>
              <w:t xml:space="preserve">Purpose: </w:t>
            </w:r>
            <w:r w:rsidRPr="00D41DA4">
              <w:rPr>
                <w:sz w:val="24"/>
                <w:szCs w:val="24"/>
                <w:lang w:val="en-US"/>
              </w:rPr>
              <w:t xml:space="preserve">Assess students current </w:t>
            </w:r>
            <w:del w:id="16" w:author="MAC LIATHAIN, CIAN" w:date="2021-01-31T22:56:00Z">
              <w:r w:rsidRPr="00D41DA4" w:rsidDel="000C2E37">
                <w:rPr>
                  <w:sz w:val="24"/>
                  <w:szCs w:val="24"/>
                  <w:lang w:val="en-US"/>
                </w:rPr>
                <w:delText>understanding,,</w:delText>
              </w:r>
            </w:del>
            <w:ins w:id="17" w:author="MAC LIATHAIN, CIAN" w:date="2021-01-31T22:56:00Z">
              <w:r w:rsidR="000C2E37" w:rsidRPr="00D41DA4">
                <w:rPr>
                  <w:sz w:val="24"/>
                  <w:szCs w:val="24"/>
                  <w:lang w:val="en-US"/>
                </w:rPr>
                <w:t>understanding,</w:t>
              </w:r>
            </w:ins>
            <w:r w:rsidRPr="00D41DA4">
              <w:rPr>
                <w:sz w:val="24"/>
                <w:szCs w:val="24"/>
                <w:lang w:val="en-US"/>
              </w:rPr>
              <w:t xml:space="preserve"> facilitate effective feedback and promote active learning. Iterated throughout the research study based on the other data sources.</w:t>
            </w:r>
          </w:p>
          <w:p w14:paraId="32AE8870" w14:textId="77777777" w:rsidR="0082174E" w:rsidRPr="00D41DA4" w:rsidRDefault="0082174E" w:rsidP="00F50803">
            <w:pPr>
              <w:pStyle w:val="Body"/>
              <w:spacing w:after="0" w:line="240" w:lineRule="auto"/>
              <w:rPr>
                <w:sz w:val="24"/>
                <w:szCs w:val="24"/>
                <w:lang w:val="en-US"/>
              </w:rPr>
            </w:pPr>
          </w:p>
          <w:p w14:paraId="62003EB0" w14:textId="77777777" w:rsidR="00601012" w:rsidRPr="00D41DA4" w:rsidRDefault="00601012" w:rsidP="00F50803">
            <w:pPr>
              <w:pStyle w:val="Body"/>
              <w:spacing w:after="0" w:line="240" w:lineRule="auto"/>
              <w:rPr>
                <w:sz w:val="24"/>
                <w:szCs w:val="24"/>
                <w:lang w:val="en-IE"/>
              </w:rPr>
            </w:pPr>
            <w:r w:rsidRPr="00D41DA4">
              <w:rPr>
                <w:b/>
                <w:bCs/>
                <w:sz w:val="24"/>
                <w:szCs w:val="24"/>
                <w:lang w:val="en-US"/>
              </w:rPr>
              <w:t xml:space="preserve">Mode of Inquiry: </w:t>
            </w:r>
            <w:r w:rsidRPr="00D41DA4">
              <w:rPr>
                <w:sz w:val="24"/>
                <w:szCs w:val="24"/>
                <w:lang w:val="en-US"/>
              </w:rPr>
              <w:t xml:space="preserve">Technology-enhanced formative assessment – </w:t>
            </w:r>
            <w:r w:rsidRPr="00D41DA4">
              <w:rPr>
                <w:i/>
                <w:iCs/>
                <w:sz w:val="24"/>
                <w:szCs w:val="24"/>
                <w:lang w:val="en-US"/>
              </w:rPr>
              <w:t>Plickers</w:t>
            </w:r>
            <w:r w:rsidRPr="00D41DA4">
              <w:rPr>
                <w:sz w:val="24"/>
                <w:szCs w:val="24"/>
                <w:lang w:val="en-US"/>
              </w:rPr>
              <w:t xml:space="preserve"> classroom response system.</w:t>
            </w:r>
          </w:p>
          <w:p w14:paraId="7747FB63" w14:textId="77777777" w:rsidR="0082174E" w:rsidRPr="00D41DA4" w:rsidRDefault="0082174E" w:rsidP="00F50803">
            <w:pPr>
              <w:pStyle w:val="Body"/>
              <w:spacing w:after="0" w:line="240" w:lineRule="auto"/>
              <w:rPr>
                <w:sz w:val="24"/>
                <w:szCs w:val="24"/>
                <w:lang w:val="en-US"/>
              </w:rPr>
            </w:pPr>
          </w:p>
          <w:p w14:paraId="23FE3471" w14:textId="77777777" w:rsidR="0082174E" w:rsidRPr="00D41DA4" w:rsidRDefault="00601012" w:rsidP="00F50803">
            <w:pPr>
              <w:pStyle w:val="Body"/>
              <w:spacing w:after="0" w:line="240" w:lineRule="auto"/>
              <w:rPr>
                <w:sz w:val="24"/>
                <w:szCs w:val="24"/>
                <w:lang w:val="en-US"/>
              </w:rPr>
            </w:pPr>
            <w:r w:rsidRPr="00D41DA4">
              <w:rPr>
                <w:b/>
                <w:bCs/>
                <w:sz w:val="24"/>
                <w:szCs w:val="24"/>
                <w:lang w:val="en-US"/>
              </w:rPr>
              <w:t>Perspective:</w:t>
            </w:r>
            <w:r w:rsidRPr="00D41DA4">
              <w:rPr>
                <w:sz w:val="24"/>
                <w:szCs w:val="24"/>
                <w:lang w:val="en-US"/>
              </w:rPr>
              <w:t xml:space="preserve">  </w:t>
            </w:r>
          </w:p>
          <w:p w14:paraId="2F6F0918" w14:textId="1F83F296" w:rsidR="00601012" w:rsidRPr="00D41DA4" w:rsidRDefault="00601012" w:rsidP="00F50803">
            <w:pPr>
              <w:pStyle w:val="Body"/>
              <w:spacing w:after="0" w:line="240" w:lineRule="auto"/>
              <w:rPr>
                <w:sz w:val="24"/>
                <w:szCs w:val="24"/>
              </w:rPr>
            </w:pPr>
            <w:r w:rsidRPr="00D41DA4">
              <w:rPr>
                <w:sz w:val="24"/>
                <w:szCs w:val="24"/>
                <w:lang w:val="en-US"/>
              </w:rPr>
              <w:t>Pragmatist</w:t>
            </w:r>
          </w:p>
        </w:tc>
        <w:tc>
          <w:tcPr>
            <w:tcW w:w="2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BC97DD" w14:textId="7DD54667" w:rsidR="00601012" w:rsidRPr="00D41DA4" w:rsidRDefault="00601012" w:rsidP="00F50803">
            <w:pPr>
              <w:pStyle w:val="Body"/>
              <w:spacing w:after="0" w:line="240" w:lineRule="auto"/>
              <w:rPr>
                <w:sz w:val="24"/>
                <w:szCs w:val="24"/>
                <w:lang w:val="en-IE"/>
              </w:rPr>
            </w:pPr>
            <w:r w:rsidRPr="00D41DA4">
              <w:rPr>
                <w:b/>
                <w:bCs/>
                <w:sz w:val="24"/>
                <w:szCs w:val="24"/>
                <w:lang w:val="en-US"/>
              </w:rPr>
              <w:lastRenderedPageBreak/>
              <w:t>Method:</w:t>
            </w:r>
            <w:r w:rsidR="0082174E" w:rsidRPr="00D41DA4">
              <w:rPr>
                <w:b/>
                <w:bCs/>
                <w:sz w:val="24"/>
                <w:szCs w:val="24"/>
                <w:lang w:val="en-US"/>
              </w:rPr>
              <w:t xml:space="preserve"> </w:t>
            </w:r>
            <w:r w:rsidRPr="00D41DA4">
              <w:rPr>
                <w:sz w:val="24"/>
                <w:szCs w:val="24"/>
                <w:lang w:val="en-US"/>
              </w:rPr>
              <w:t>Qualitative</w:t>
            </w:r>
          </w:p>
          <w:p w14:paraId="4B1AD153" w14:textId="77777777" w:rsidR="00601012" w:rsidRPr="00D41DA4" w:rsidRDefault="00601012" w:rsidP="00F50803">
            <w:pPr>
              <w:pStyle w:val="Body"/>
              <w:spacing w:after="0" w:line="240" w:lineRule="auto"/>
              <w:rPr>
                <w:sz w:val="24"/>
                <w:szCs w:val="24"/>
                <w:lang w:val="en-US"/>
              </w:rPr>
            </w:pPr>
          </w:p>
          <w:p w14:paraId="5EDD4766" w14:textId="3AF752D6" w:rsidR="00601012" w:rsidRPr="00D41DA4" w:rsidRDefault="00601012" w:rsidP="00F50803">
            <w:pPr>
              <w:pStyle w:val="Body"/>
              <w:spacing w:after="0" w:line="240" w:lineRule="auto"/>
              <w:rPr>
                <w:sz w:val="24"/>
                <w:szCs w:val="24"/>
                <w:lang w:val="en-IE"/>
              </w:rPr>
            </w:pPr>
            <w:r w:rsidRPr="00D41DA4">
              <w:rPr>
                <w:b/>
                <w:bCs/>
                <w:sz w:val="24"/>
                <w:szCs w:val="24"/>
                <w:lang w:val="en-US"/>
              </w:rPr>
              <w:t xml:space="preserve">Purpose:  </w:t>
            </w:r>
            <w:r w:rsidRPr="00D41DA4">
              <w:rPr>
                <w:sz w:val="24"/>
                <w:szCs w:val="24"/>
                <w:lang w:val="en-US"/>
              </w:rPr>
              <w:t xml:space="preserve">Observe the class’ </w:t>
            </w:r>
            <w:r w:rsidR="00996FAE" w:rsidRPr="00D41DA4">
              <w:rPr>
                <w:sz w:val="24"/>
                <w:szCs w:val="24"/>
                <w:lang w:val="en-US"/>
              </w:rPr>
              <w:t>behavior</w:t>
            </w:r>
            <w:r w:rsidRPr="00D41DA4">
              <w:rPr>
                <w:sz w:val="24"/>
                <w:szCs w:val="24"/>
                <w:lang w:val="en-US"/>
              </w:rPr>
              <w:t xml:space="preserve"> during and after the use of CRS. Is there evidence of reflection? Active learning? Peer discussion?</w:t>
            </w:r>
            <w:r w:rsidR="00996FAE" w:rsidRPr="00D41DA4">
              <w:rPr>
                <w:sz w:val="24"/>
                <w:szCs w:val="24"/>
                <w:lang w:val="en-US"/>
              </w:rPr>
              <w:t xml:space="preserve"> Ideas why/why not?</w:t>
            </w:r>
          </w:p>
          <w:p w14:paraId="2737988B" w14:textId="77777777" w:rsidR="0082174E" w:rsidRPr="00D41DA4" w:rsidRDefault="0082174E" w:rsidP="00F50803">
            <w:pPr>
              <w:pStyle w:val="Body"/>
              <w:spacing w:after="0" w:line="240" w:lineRule="auto"/>
              <w:rPr>
                <w:sz w:val="24"/>
                <w:szCs w:val="24"/>
                <w:lang w:val="en-US"/>
              </w:rPr>
            </w:pPr>
          </w:p>
          <w:p w14:paraId="7EA083E7" w14:textId="77777777" w:rsidR="00601012" w:rsidRPr="00D41DA4" w:rsidRDefault="00601012" w:rsidP="00F50803">
            <w:pPr>
              <w:pStyle w:val="Body"/>
              <w:spacing w:after="0" w:line="240" w:lineRule="auto"/>
              <w:rPr>
                <w:sz w:val="24"/>
                <w:szCs w:val="24"/>
                <w:lang w:val="en-US"/>
              </w:rPr>
            </w:pPr>
            <w:r w:rsidRPr="00D41DA4">
              <w:rPr>
                <w:b/>
                <w:bCs/>
                <w:sz w:val="24"/>
                <w:szCs w:val="24"/>
                <w:lang w:val="en-US"/>
              </w:rPr>
              <w:t>Mode of Inquiry:</w:t>
            </w:r>
            <w:r w:rsidRPr="00D41DA4">
              <w:rPr>
                <w:sz w:val="24"/>
                <w:szCs w:val="24"/>
                <w:lang w:val="en-US"/>
              </w:rPr>
              <w:t xml:space="preserve"> </w:t>
            </w:r>
          </w:p>
          <w:p w14:paraId="76DCD65B" w14:textId="1431F6EB" w:rsidR="00601012" w:rsidRPr="00D41DA4" w:rsidRDefault="00601012" w:rsidP="00F50803">
            <w:pPr>
              <w:pStyle w:val="Body"/>
              <w:spacing w:after="0" w:line="240" w:lineRule="auto"/>
              <w:rPr>
                <w:sz w:val="24"/>
                <w:szCs w:val="24"/>
                <w:lang w:val="en-IE"/>
              </w:rPr>
            </w:pPr>
            <w:r w:rsidRPr="00D41DA4">
              <w:rPr>
                <w:sz w:val="24"/>
                <w:szCs w:val="24"/>
                <w:lang w:val="en-US"/>
              </w:rPr>
              <w:t xml:space="preserve">Observation </w:t>
            </w:r>
          </w:p>
          <w:p w14:paraId="11185AF8" w14:textId="12C7A60F" w:rsidR="00601012" w:rsidRPr="00D41DA4" w:rsidRDefault="00601012" w:rsidP="00F50803">
            <w:pPr>
              <w:pStyle w:val="Body"/>
              <w:spacing w:after="0" w:line="240" w:lineRule="auto"/>
              <w:rPr>
                <w:sz w:val="24"/>
                <w:szCs w:val="24"/>
                <w:lang w:val="en-US"/>
              </w:rPr>
            </w:pPr>
          </w:p>
          <w:p w14:paraId="103A437A" w14:textId="77777777" w:rsidR="00601012" w:rsidRPr="00D41DA4" w:rsidRDefault="00601012" w:rsidP="00F50803">
            <w:pPr>
              <w:pStyle w:val="Body"/>
              <w:spacing w:after="0" w:line="240" w:lineRule="auto"/>
              <w:rPr>
                <w:sz w:val="24"/>
                <w:szCs w:val="24"/>
                <w:lang w:val="en-US"/>
              </w:rPr>
            </w:pPr>
          </w:p>
          <w:p w14:paraId="449EA181" w14:textId="5751F8BD" w:rsidR="00601012" w:rsidRPr="00D41DA4" w:rsidRDefault="00601012" w:rsidP="00F50803">
            <w:pPr>
              <w:pStyle w:val="Body"/>
              <w:spacing w:after="0" w:line="240" w:lineRule="auto"/>
              <w:rPr>
                <w:sz w:val="24"/>
                <w:szCs w:val="24"/>
                <w:lang w:val="en-US"/>
              </w:rPr>
            </w:pPr>
          </w:p>
          <w:p w14:paraId="7EC05056" w14:textId="77777777" w:rsidR="0082174E" w:rsidRPr="00D41DA4" w:rsidRDefault="0082174E" w:rsidP="00F50803">
            <w:pPr>
              <w:pStyle w:val="Body"/>
              <w:spacing w:after="0" w:line="240" w:lineRule="auto"/>
              <w:rPr>
                <w:sz w:val="24"/>
                <w:szCs w:val="24"/>
                <w:lang w:val="en-US"/>
              </w:rPr>
            </w:pPr>
          </w:p>
          <w:p w14:paraId="6E66A3F3" w14:textId="7A17457C" w:rsidR="00601012" w:rsidRPr="00D41DA4" w:rsidRDefault="00601012" w:rsidP="00F50803">
            <w:pPr>
              <w:pStyle w:val="Body"/>
              <w:spacing w:after="0" w:line="240" w:lineRule="auto"/>
              <w:rPr>
                <w:sz w:val="24"/>
                <w:szCs w:val="24"/>
              </w:rPr>
            </w:pPr>
            <w:r w:rsidRPr="00D41DA4">
              <w:rPr>
                <w:b/>
                <w:bCs/>
                <w:sz w:val="24"/>
                <w:szCs w:val="24"/>
                <w:lang w:val="en-US"/>
              </w:rPr>
              <w:t>Perspective:</w:t>
            </w:r>
            <w:r w:rsidRPr="00D41DA4">
              <w:rPr>
                <w:sz w:val="24"/>
                <w:szCs w:val="24"/>
                <w:lang w:val="en-US"/>
              </w:rPr>
              <w:t xml:space="preserve"> </w:t>
            </w:r>
            <w:r w:rsidR="00996FAE" w:rsidRPr="00D41DA4">
              <w:rPr>
                <w:sz w:val="24"/>
                <w:szCs w:val="24"/>
                <w:lang w:val="en-US"/>
              </w:rPr>
              <w:t>Pragmatist</w:t>
            </w:r>
          </w:p>
        </w:tc>
        <w:tc>
          <w:tcPr>
            <w:tcW w:w="3118" w:type="dxa"/>
            <w:tcBorders>
              <w:top w:val="single" w:sz="4" w:space="0" w:color="000000"/>
              <w:left w:val="single" w:sz="4" w:space="0" w:color="000000"/>
              <w:bottom w:val="single" w:sz="4" w:space="0" w:color="000000"/>
              <w:right w:val="single" w:sz="4" w:space="0" w:color="000000"/>
            </w:tcBorders>
          </w:tcPr>
          <w:p w14:paraId="5A80C634" w14:textId="3B25238A" w:rsidR="00601012" w:rsidRPr="00D41DA4" w:rsidRDefault="00601012" w:rsidP="00F50803">
            <w:pPr>
              <w:pStyle w:val="Body"/>
              <w:spacing w:after="0" w:line="240" w:lineRule="auto"/>
              <w:rPr>
                <w:b/>
                <w:bCs/>
                <w:sz w:val="24"/>
                <w:szCs w:val="24"/>
                <w:lang w:val="en-US"/>
              </w:rPr>
            </w:pPr>
            <w:r w:rsidRPr="00D41DA4">
              <w:rPr>
                <w:b/>
                <w:bCs/>
                <w:sz w:val="24"/>
                <w:szCs w:val="24"/>
                <w:lang w:val="en-US"/>
              </w:rPr>
              <w:lastRenderedPageBreak/>
              <w:t>Method:</w:t>
            </w:r>
            <w:r w:rsidR="0082174E" w:rsidRPr="00D41DA4">
              <w:rPr>
                <w:b/>
                <w:bCs/>
                <w:sz w:val="24"/>
                <w:szCs w:val="24"/>
                <w:lang w:val="en-US"/>
              </w:rPr>
              <w:t xml:space="preserve"> </w:t>
            </w:r>
            <w:r w:rsidRPr="00D41DA4">
              <w:rPr>
                <w:sz w:val="24"/>
                <w:szCs w:val="24"/>
                <w:lang w:val="en-US"/>
              </w:rPr>
              <w:t>Qualitative</w:t>
            </w:r>
          </w:p>
          <w:p w14:paraId="77F58854" w14:textId="77777777" w:rsidR="0082174E" w:rsidRPr="00D41DA4" w:rsidRDefault="0082174E" w:rsidP="00F50803">
            <w:pPr>
              <w:pStyle w:val="Body"/>
              <w:spacing w:after="0" w:line="240" w:lineRule="auto"/>
              <w:rPr>
                <w:sz w:val="24"/>
                <w:szCs w:val="24"/>
                <w:lang w:val="en-US"/>
              </w:rPr>
            </w:pPr>
          </w:p>
          <w:p w14:paraId="5269FA74" w14:textId="526D160A" w:rsidR="00601012" w:rsidRPr="00D41DA4" w:rsidRDefault="00601012" w:rsidP="00F50803">
            <w:pPr>
              <w:pStyle w:val="Body"/>
              <w:spacing w:after="0" w:line="240" w:lineRule="auto"/>
              <w:rPr>
                <w:sz w:val="24"/>
                <w:szCs w:val="24"/>
                <w:lang w:val="en-US"/>
              </w:rPr>
            </w:pPr>
            <w:r w:rsidRPr="00D41DA4">
              <w:rPr>
                <w:b/>
                <w:bCs/>
                <w:sz w:val="24"/>
                <w:szCs w:val="24"/>
                <w:lang w:val="en-US"/>
              </w:rPr>
              <w:t xml:space="preserve">Purpose: </w:t>
            </w:r>
            <w:r w:rsidRPr="00D41DA4">
              <w:rPr>
                <w:sz w:val="24"/>
                <w:szCs w:val="24"/>
                <w:lang w:val="en-US"/>
              </w:rPr>
              <w:t xml:space="preserve">Investigate the results from CRS questions that are saved on </w:t>
            </w:r>
            <w:r w:rsidRPr="00D41DA4">
              <w:rPr>
                <w:i/>
                <w:iCs/>
                <w:sz w:val="24"/>
                <w:szCs w:val="24"/>
                <w:lang w:val="en-US"/>
              </w:rPr>
              <w:t xml:space="preserve">Plickers </w:t>
            </w:r>
            <w:r w:rsidRPr="00D41DA4">
              <w:rPr>
                <w:sz w:val="24"/>
                <w:szCs w:val="24"/>
                <w:lang w:val="en-US"/>
              </w:rPr>
              <w:t xml:space="preserve">account. Can you derive insight to inform future classes? Why/why not? Would you change type of questions asked? What kind </w:t>
            </w:r>
            <w:r w:rsidRPr="00D41DA4">
              <w:rPr>
                <w:sz w:val="24"/>
                <w:szCs w:val="24"/>
                <w:lang w:val="en-US"/>
              </w:rPr>
              <w:lastRenderedPageBreak/>
              <w:t>of data would best inform your formative assessment?</w:t>
            </w:r>
          </w:p>
          <w:p w14:paraId="456D358C" w14:textId="77777777" w:rsidR="00996FAE" w:rsidRPr="00D41DA4" w:rsidRDefault="00996FAE" w:rsidP="00F50803">
            <w:pPr>
              <w:pStyle w:val="Body"/>
              <w:spacing w:after="0" w:line="240" w:lineRule="auto"/>
              <w:rPr>
                <w:b/>
                <w:bCs/>
                <w:sz w:val="24"/>
                <w:szCs w:val="24"/>
                <w:lang w:val="en-US"/>
              </w:rPr>
            </w:pPr>
          </w:p>
          <w:p w14:paraId="40B7695D" w14:textId="77777777" w:rsidR="0082174E" w:rsidRPr="00D41DA4" w:rsidRDefault="00601012" w:rsidP="00F50803">
            <w:pPr>
              <w:pStyle w:val="Body"/>
              <w:spacing w:after="0" w:line="240" w:lineRule="auto"/>
              <w:rPr>
                <w:b/>
                <w:bCs/>
                <w:sz w:val="24"/>
                <w:szCs w:val="24"/>
                <w:lang w:val="en-US"/>
              </w:rPr>
            </w:pPr>
            <w:r w:rsidRPr="00D41DA4">
              <w:rPr>
                <w:b/>
                <w:bCs/>
                <w:sz w:val="24"/>
                <w:szCs w:val="24"/>
                <w:lang w:val="en-US"/>
              </w:rPr>
              <w:t>Mode of Inquir</w:t>
            </w:r>
            <w:r w:rsidR="0082174E" w:rsidRPr="00D41DA4">
              <w:rPr>
                <w:b/>
                <w:bCs/>
                <w:sz w:val="24"/>
                <w:szCs w:val="24"/>
                <w:lang w:val="en-US"/>
              </w:rPr>
              <w:t>y</w:t>
            </w:r>
            <w:r w:rsidRPr="00D41DA4">
              <w:rPr>
                <w:b/>
                <w:bCs/>
                <w:sz w:val="24"/>
                <w:szCs w:val="24"/>
                <w:lang w:val="en-US"/>
              </w:rPr>
              <w:t xml:space="preserve">: </w:t>
            </w:r>
          </w:p>
          <w:p w14:paraId="7D877606" w14:textId="64E1AD04" w:rsidR="00601012" w:rsidRPr="00D41DA4" w:rsidRDefault="00601012" w:rsidP="00F50803">
            <w:pPr>
              <w:pStyle w:val="Body"/>
              <w:spacing w:after="0" w:line="240" w:lineRule="auto"/>
              <w:rPr>
                <w:sz w:val="24"/>
                <w:szCs w:val="24"/>
                <w:lang w:val="en-US"/>
              </w:rPr>
            </w:pPr>
            <w:r w:rsidRPr="00D41DA4">
              <w:rPr>
                <w:sz w:val="24"/>
                <w:szCs w:val="24"/>
                <w:lang w:val="en-US"/>
              </w:rPr>
              <w:t>Reflective Journal</w:t>
            </w:r>
          </w:p>
          <w:p w14:paraId="1A559A52" w14:textId="32D6DFBD" w:rsidR="00996FAE" w:rsidRPr="00D41DA4" w:rsidRDefault="00996FAE" w:rsidP="00F50803">
            <w:pPr>
              <w:pStyle w:val="Body"/>
              <w:spacing w:after="0" w:line="240" w:lineRule="auto"/>
              <w:rPr>
                <w:sz w:val="24"/>
                <w:szCs w:val="24"/>
                <w:lang w:val="en-US"/>
              </w:rPr>
            </w:pPr>
          </w:p>
          <w:p w14:paraId="78523018" w14:textId="040C1224" w:rsidR="0082174E" w:rsidRPr="00D41DA4" w:rsidRDefault="0082174E" w:rsidP="00F50803">
            <w:pPr>
              <w:pStyle w:val="Body"/>
              <w:spacing w:after="0" w:line="240" w:lineRule="auto"/>
              <w:rPr>
                <w:sz w:val="24"/>
                <w:szCs w:val="24"/>
                <w:lang w:val="en-US"/>
              </w:rPr>
            </w:pPr>
          </w:p>
          <w:p w14:paraId="5E20A7A6" w14:textId="77777777" w:rsidR="0082174E" w:rsidRPr="00D41DA4" w:rsidRDefault="0082174E" w:rsidP="00F50803">
            <w:pPr>
              <w:pStyle w:val="Body"/>
              <w:spacing w:after="0" w:line="240" w:lineRule="auto"/>
              <w:rPr>
                <w:sz w:val="24"/>
                <w:szCs w:val="24"/>
                <w:lang w:val="en-US"/>
              </w:rPr>
            </w:pPr>
          </w:p>
          <w:p w14:paraId="2E1D24EF" w14:textId="77777777" w:rsidR="0082174E" w:rsidRPr="00D41DA4" w:rsidRDefault="00996FAE" w:rsidP="00F50803">
            <w:pPr>
              <w:pStyle w:val="Body"/>
              <w:spacing w:after="0" w:line="240" w:lineRule="auto"/>
              <w:rPr>
                <w:b/>
                <w:bCs/>
                <w:sz w:val="24"/>
                <w:szCs w:val="24"/>
                <w:lang w:val="en-US"/>
              </w:rPr>
            </w:pPr>
            <w:r w:rsidRPr="00D41DA4">
              <w:rPr>
                <w:b/>
                <w:bCs/>
                <w:sz w:val="24"/>
                <w:szCs w:val="24"/>
                <w:lang w:val="en-US"/>
              </w:rPr>
              <w:t xml:space="preserve">Perspective: </w:t>
            </w:r>
          </w:p>
          <w:p w14:paraId="09E4DD64" w14:textId="25CC6A77" w:rsidR="00996FAE" w:rsidRPr="00D41DA4" w:rsidRDefault="00996FAE" w:rsidP="00F50803">
            <w:pPr>
              <w:pStyle w:val="Body"/>
              <w:spacing w:after="0" w:line="240" w:lineRule="auto"/>
              <w:rPr>
                <w:sz w:val="24"/>
                <w:szCs w:val="24"/>
                <w:lang w:val="en-US"/>
              </w:rPr>
            </w:pPr>
            <w:r w:rsidRPr="00D41DA4">
              <w:rPr>
                <w:sz w:val="24"/>
                <w:szCs w:val="24"/>
                <w:lang w:val="en-US"/>
              </w:rPr>
              <w:t>Pragmatist</w:t>
            </w:r>
          </w:p>
        </w:tc>
        <w:tc>
          <w:tcPr>
            <w:tcW w:w="2410" w:type="dxa"/>
            <w:tcBorders>
              <w:top w:val="single" w:sz="4" w:space="0" w:color="000000"/>
              <w:left w:val="single" w:sz="4" w:space="0" w:color="000000"/>
              <w:bottom w:val="single" w:sz="4" w:space="0" w:color="000000"/>
              <w:right w:val="single" w:sz="4" w:space="0" w:color="000000"/>
            </w:tcBorders>
          </w:tcPr>
          <w:p w14:paraId="1EB42B79" w14:textId="69CB3838" w:rsidR="00601012" w:rsidRPr="00D41DA4" w:rsidRDefault="00601012" w:rsidP="00F50803">
            <w:pPr>
              <w:pStyle w:val="Body"/>
              <w:spacing w:after="0" w:line="240" w:lineRule="auto"/>
              <w:rPr>
                <w:sz w:val="24"/>
                <w:szCs w:val="24"/>
                <w:lang w:val="en-US"/>
              </w:rPr>
            </w:pPr>
            <w:r w:rsidRPr="00D41DA4">
              <w:rPr>
                <w:b/>
                <w:bCs/>
                <w:sz w:val="24"/>
                <w:szCs w:val="24"/>
                <w:lang w:val="en-US"/>
              </w:rPr>
              <w:lastRenderedPageBreak/>
              <w:t>Method:</w:t>
            </w:r>
            <w:r w:rsidR="0082174E" w:rsidRPr="00D41DA4">
              <w:rPr>
                <w:b/>
                <w:bCs/>
                <w:sz w:val="24"/>
                <w:szCs w:val="24"/>
                <w:lang w:val="en-US"/>
              </w:rPr>
              <w:t xml:space="preserve"> </w:t>
            </w:r>
            <w:r w:rsidRPr="00D41DA4">
              <w:rPr>
                <w:sz w:val="24"/>
                <w:szCs w:val="24"/>
                <w:lang w:val="en-US"/>
              </w:rPr>
              <w:t>Quantitative</w:t>
            </w:r>
          </w:p>
          <w:p w14:paraId="00F47A48" w14:textId="77777777" w:rsidR="00601012" w:rsidRPr="00D41DA4" w:rsidRDefault="00601012" w:rsidP="00F50803">
            <w:pPr>
              <w:pStyle w:val="Body"/>
              <w:spacing w:after="0" w:line="240" w:lineRule="auto"/>
              <w:rPr>
                <w:sz w:val="24"/>
                <w:szCs w:val="24"/>
                <w:lang w:val="en-US"/>
              </w:rPr>
            </w:pPr>
          </w:p>
          <w:p w14:paraId="3E03CDE9" w14:textId="12A95791" w:rsidR="00601012" w:rsidRPr="00D41DA4" w:rsidRDefault="00601012" w:rsidP="00F50803">
            <w:pPr>
              <w:pStyle w:val="Body"/>
              <w:spacing w:after="0" w:line="240" w:lineRule="auto"/>
              <w:rPr>
                <w:sz w:val="24"/>
                <w:szCs w:val="24"/>
                <w:lang w:val="en-US"/>
              </w:rPr>
            </w:pPr>
            <w:r w:rsidRPr="00D41DA4">
              <w:rPr>
                <w:b/>
                <w:bCs/>
                <w:sz w:val="24"/>
                <w:szCs w:val="24"/>
                <w:lang w:val="en-US"/>
              </w:rPr>
              <w:t xml:space="preserve">Purpose: </w:t>
            </w:r>
            <w:r w:rsidR="00996FAE" w:rsidRPr="00D41DA4">
              <w:rPr>
                <w:sz w:val="24"/>
                <w:szCs w:val="24"/>
                <w:lang w:val="en-US"/>
              </w:rPr>
              <w:t>Quantify students end of topic quiz. To be compared with students’ earlier responses saved on CRS system. Improvement over time?</w:t>
            </w:r>
          </w:p>
          <w:p w14:paraId="32FF2E80" w14:textId="31A66ECE" w:rsidR="00601012" w:rsidRPr="00D41DA4" w:rsidRDefault="00601012" w:rsidP="00F50803">
            <w:pPr>
              <w:pStyle w:val="Body"/>
              <w:spacing w:after="0" w:line="240" w:lineRule="auto"/>
              <w:rPr>
                <w:b/>
                <w:bCs/>
                <w:sz w:val="24"/>
                <w:szCs w:val="24"/>
                <w:lang w:val="en-US"/>
              </w:rPr>
            </w:pPr>
          </w:p>
          <w:p w14:paraId="58F5B305" w14:textId="77777777" w:rsidR="0082174E" w:rsidRPr="00D41DA4" w:rsidRDefault="0082174E" w:rsidP="00F50803">
            <w:pPr>
              <w:pStyle w:val="Body"/>
              <w:spacing w:after="0" w:line="240" w:lineRule="auto"/>
              <w:rPr>
                <w:b/>
                <w:bCs/>
                <w:sz w:val="24"/>
                <w:szCs w:val="24"/>
                <w:lang w:val="en-US"/>
              </w:rPr>
            </w:pPr>
          </w:p>
          <w:p w14:paraId="2D1C9339" w14:textId="629E34C4" w:rsidR="00601012" w:rsidRPr="00D41DA4" w:rsidRDefault="00601012" w:rsidP="00F50803">
            <w:pPr>
              <w:pStyle w:val="Body"/>
              <w:spacing w:after="0" w:line="240" w:lineRule="auto"/>
              <w:rPr>
                <w:sz w:val="24"/>
                <w:szCs w:val="24"/>
                <w:lang w:val="en-US"/>
              </w:rPr>
            </w:pPr>
            <w:r w:rsidRPr="00D41DA4">
              <w:rPr>
                <w:b/>
                <w:bCs/>
                <w:sz w:val="24"/>
                <w:szCs w:val="24"/>
                <w:lang w:val="en-US"/>
              </w:rPr>
              <w:t xml:space="preserve">Mode of Inquiry: </w:t>
            </w:r>
            <w:r w:rsidRPr="00D41DA4">
              <w:rPr>
                <w:sz w:val="24"/>
                <w:szCs w:val="24"/>
                <w:lang w:val="en-US"/>
              </w:rPr>
              <w:t>Student quiz, artifact</w:t>
            </w:r>
          </w:p>
          <w:p w14:paraId="4CAD903D" w14:textId="77777777" w:rsidR="00601012" w:rsidRPr="00D41DA4" w:rsidRDefault="00601012" w:rsidP="00F50803">
            <w:pPr>
              <w:pStyle w:val="Body"/>
              <w:spacing w:after="0" w:line="240" w:lineRule="auto"/>
              <w:rPr>
                <w:sz w:val="24"/>
                <w:szCs w:val="24"/>
                <w:lang w:val="en-US"/>
              </w:rPr>
            </w:pPr>
          </w:p>
          <w:p w14:paraId="4DD58121" w14:textId="2F1EA62A" w:rsidR="00601012" w:rsidRPr="00D41DA4" w:rsidRDefault="00601012" w:rsidP="00F50803">
            <w:pPr>
              <w:pStyle w:val="Body"/>
              <w:spacing w:after="0" w:line="240" w:lineRule="auto"/>
              <w:rPr>
                <w:sz w:val="24"/>
                <w:szCs w:val="24"/>
                <w:lang w:val="en-US"/>
              </w:rPr>
            </w:pPr>
          </w:p>
          <w:p w14:paraId="45D95BB8" w14:textId="3EA0801B" w:rsidR="0082174E" w:rsidRPr="00D41DA4" w:rsidRDefault="0082174E" w:rsidP="00F50803">
            <w:pPr>
              <w:pStyle w:val="Body"/>
              <w:spacing w:after="0" w:line="240" w:lineRule="auto"/>
              <w:rPr>
                <w:sz w:val="24"/>
                <w:szCs w:val="24"/>
                <w:lang w:val="en-US"/>
              </w:rPr>
            </w:pPr>
          </w:p>
          <w:p w14:paraId="2E5F529E" w14:textId="77777777" w:rsidR="0082174E" w:rsidRPr="00D41DA4" w:rsidRDefault="0082174E" w:rsidP="00F50803">
            <w:pPr>
              <w:pStyle w:val="Body"/>
              <w:spacing w:after="0" w:line="240" w:lineRule="auto"/>
              <w:rPr>
                <w:sz w:val="24"/>
                <w:szCs w:val="24"/>
                <w:lang w:val="en-US"/>
              </w:rPr>
            </w:pPr>
          </w:p>
          <w:p w14:paraId="0EDCEFBF" w14:textId="3E924102" w:rsidR="00601012" w:rsidRPr="00D41DA4" w:rsidRDefault="00601012" w:rsidP="00F50803">
            <w:pPr>
              <w:pStyle w:val="Body"/>
              <w:spacing w:after="0" w:line="240" w:lineRule="auto"/>
              <w:rPr>
                <w:sz w:val="24"/>
                <w:szCs w:val="24"/>
                <w:lang w:val="en-US"/>
              </w:rPr>
            </w:pPr>
            <w:r w:rsidRPr="00D41DA4">
              <w:rPr>
                <w:b/>
                <w:bCs/>
                <w:sz w:val="24"/>
                <w:szCs w:val="24"/>
                <w:lang w:val="en-US"/>
              </w:rPr>
              <w:t>Perspective:</w:t>
            </w:r>
            <w:r w:rsidR="00996FAE" w:rsidRPr="00D41DA4">
              <w:rPr>
                <w:b/>
                <w:bCs/>
                <w:sz w:val="24"/>
                <w:szCs w:val="24"/>
                <w:lang w:val="en-US"/>
              </w:rPr>
              <w:t xml:space="preserve"> </w:t>
            </w:r>
            <w:r w:rsidR="00996FAE" w:rsidRPr="00D41DA4">
              <w:rPr>
                <w:sz w:val="24"/>
                <w:szCs w:val="24"/>
                <w:lang w:val="en-US"/>
              </w:rPr>
              <w:t>Pragmatist</w:t>
            </w:r>
          </w:p>
        </w:tc>
        <w:tc>
          <w:tcPr>
            <w:tcW w:w="2835" w:type="dxa"/>
            <w:tcBorders>
              <w:top w:val="single" w:sz="4" w:space="0" w:color="000000"/>
              <w:left w:val="single" w:sz="4" w:space="0" w:color="000000"/>
              <w:bottom w:val="single" w:sz="4" w:space="0" w:color="000000"/>
              <w:right w:val="single" w:sz="4" w:space="0" w:color="000000"/>
            </w:tcBorders>
          </w:tcPr>
          <w:p w14:paraId="4CE62929" w14:textId="77777777" w:rsidR="00601012" w:rsidRPr="00D41DA4" w:rsidRDefault="00601012" w:rsidP="00F50803">
            <w:pPr>
              <w:pStyle w:val="Body"/>
              <w:spacing w:after="0" w:line="240" w:lineRule="auto"/>
              <w:rPr>
                <w:sz w:val="24"/>
                <w:szCs w:val="24"/>
                <w:lang w:val="en-US"/>
              </w:rPr>
            </w:pPr>
            <w:r w:rsidRPr="00D41DA4">
              <w:rPr>
                <w:b/>
                <w:bCs/>
                <w:sz w:val="24"/>
                <w:szCs w:val="24"/>
                <w:lang w:val="en-US"/>
              </w:rPr>
              <w:lastRenderedPageBreak/>
              <w:t xml:space="preserve">Method: </w:t>
            </w:r>
            <w:r w:rsidRPr="00D41DA4">
              <w:rPr>
                <w:sz w:val="24"/>
                <w:szCs w:val="24"/>
                <w:lang w:val="en-US"/>
              </w:rPr>
              <w:t>Mixed Methods</w:t>
            </w:r>
          </w:p>
          <w:p w14:paraId="34C5DB45" w14:textId="77777777" w:rsidR="00601012" w:rsidRPr="00D41DA4" w:rsidRDefault="00601012" w:rsidP="00F50803">
            <w:pPr>
              <w:pStyle w:val="Body"/>
              <w:spacing w:after="0" w:line="240" w:lineRule="auto"/>
              <w:rPr>
                <w:b/>
                <w:bCs/>
                <w:sz w:val="24"/>
                <w:szCs w:val="24"/>
                <w:lang w:val="en-US"/>
              </w:rPr>
            </w:pPr>
          </w:p>
          <w:p w14:paraId="2579A396" w14:textId="51EEC5B7" w:rsidR="00601012" w:rsidRPr="00D41DA4" w:rsidRDefault="00601012" w:rsidP="00F50803">
            <w:pPr>
              <w:pStyle w:val="Body"/>
              <w:spacing w:after="0" w:line="240" w:lineRule="auto"/>
              <w:rPr>
                <w:sz w:val="24"/>
                <w:szCs w:val="24"/>
                <w:lang w:val="en-US"/>
              </w:rPr>
            </w:pPr>
            <w:r w:rsidRPr="00D41DA4">
              <w:rPr>
                <w:b/>
                <w:bCs/>
                <w:sz w:val="24"/>
                <w:szCs w:val="24"/>
                <w:lang w:val="en-US"/>
              </w:rPr>
              <w:t>Purpose</w:t>
            </w:r>
            <w:r w:rsidR="00996FAE" w:rsidRPr="00D41DA4">
              <w:rPr>
                <w:b/>
                <w:bCs/>
                <w:sz w:val="24"/>
                <w:szCs w:val="24"/>
                <w:lang w:val="en-US"/>
              </w:rPr>
              <w:t xml:space="preserve">: </w:t>
            </w:r>
            <w:r w:rsidR="00996FAE" w:rsidRPr="00D41DA4">
              <w:rPr>
                <w:sz w:val="24"/>
                <w:szCs w:val="24"/>
                <w:lang w:val="en-US"/>
              </w:rPr>
              <w:t xml:space="preserve">Assess student’s point of view about how they are learning in class, necessary to determine if constructivist </w:t>
            </w:r>
            <w:del w:id="18" w:author="MAC LIATHAIN, CIAN" w:date="2021-01-31T22:56:00Z">
              <w:r w:rsidR="00996FAE" w:rsidRPr="00D41DA4" w:rsidDel="000C2E37">
                <w:rPr>
                  <w:sz w:val="24"/>
                  <w:szCs w:val="24"/>
                  <w:lang w:val="en-US"/>
                </w:rPr>
                <w:delText xml:space="preserve">learning </w:delText>
              </w:r>
              <w:r w:rsidRPr="00D41DA4" w:rsidDel="000C2E37">
                <w:rPr>
                  <w:sz w:val="24"/>
                  <w:szCs w:val="24"/>
                  <w:lang w:val="en-US"/>
                </w:rPr>
                <w:delText xml:space="preserve"> </w:delText>
              </w:r>
              <w:r w:rsidR="00996FAE" w:rsidRPr="00D41DA4" w:rsidDel="000C2E37">
                <w:rPr>
                  <w:sz w:val="24"/>
                  <w:szCs w:val="24"/>
                  <w:lang w:val="en-US"/>
                </w:rPr>
                <w:delText>is</w:delText>
              </w:r>
            </w:del>
            <w:ins w:id="19" w:author="MAC LIATHAIN, CIAN" w:date="2021-01-31T22:56:00Z">
              <w:r w:rsidR="000C2E37" w:rsidRPr="00D41DA4">
                <w:rPr>
                  <w:sz w:val="24"/>
                  <w:szCs w:val="24"/>
                  <w:lang w:val="en-US"/>
                </w:rPr>
                <w:t>learning is</w:t>
              </w:r>
            </w:ins>
            <w:r w:rsidR="00996FAE" w:rsidRPr="00D41DA4">
              <w:rPr>
                <w:sz w:val="24"/>
                <w:szCs w:val="24"/>
                <w:lang w:val="en-US"/>
              </w:rPr>
              <w:t xml:space="preserve"> happening. Assessed before, during, and after the intervention. </w:t>
            </w:r>
          </w:p>
          <w:p w14:paraId="468569D7" w14:textId="77777777" w:rsidR="00601012" w:rsidRPr="00D41DA4" w:rsidRDefault="00601012" w:rsidP="00F50803">
            <w:pPr>
              <w:pStyle w:val="Body"/>
              <w:spacing w:after="0" w:line="240" w:lineRule="auto"/>
              <w:rPr>
                <w:b/>
                <w:bCs/>
                <w:sz w:val="24"/>
                <w:szCs w:val="24"/>
                <w:lang w:val="en-US"/>
              </w:rPr>
            </w:pPr>
          </w:p>
          <w:p w14:paraId="0EDE3E5E" w14:textId="77777777" w:rsidR="0082174E" w:rsidRPr="00D41DA4" w:rsidRDefault="0082174E" w:rsidP="00F50803">
            <w:pPr>
              <w:pStyle w:val="Body"/>
              <w:spacing w:after="0" w:line="240" w:lineRule="auto"/>
              <w:rPr>
                <w:b/>
                <w:bCs/>
                <w:sz w:val="24"/>
                <w:szCs w:val="24"/>
                <w:lang w:val="en-US"/>
              </w:rPr>
            </w:pPr>
          </w:p>
          <w:p w14:paraId="073A275D" w14:textId="739AA5F9" w:rsidR="00601012" w:rsidRPr="00D41DA4" w:rsidRDefault="00601012" w:rsidP="00F50803">
            <w:pPr>
              <w:pStyle w:val="Body"/>
              <w:spacing w:after="0" w:line="240" w:lineRule="auto"/>
              <w:rPr>
                <w:b/>
                <w:bCs/>
                <w:sz w:val="24"/>
                <w:szCs w:val="24"/>
                <w:lang w:val="en-US"/>
              </w:rPr>
            </w:pPr>
            <w:r w:rsidRPr="00D41DA4">
              <w:rPr>
                <w:b/>
                <w:bCs/>
                <w:sz w:val="24"/>
                <w:szCs w:val="24"/>
                <w:lang w:val="en-US"/>
              </w:rPr>
              <w:t>Mode of Inquiry:</w:t>
            </w:r>
          </w:p>
          <w:p w14:paraId="5D04CE7C" w14:textId="198FAA5B" w:rsidR="00601012" w:rsidRPr="00D41DA4" w:rsidRDefault="00601012" w:rsidP="00F50803">
            <w:pPr>
              <w:pStyle w:val="Body"/>
              <w:spacing w:after="0" w:line="240" w:lineRule="auto"/>
              <w:rPr>
                <w:sz w:val="24"/>
                <w:szCs w:val="24"/>
                <w:lang w:val="en-US"/>
              </w:rPr>
            </w:pPr>
            <w:r w:rsidRPr="00D41DA4">
              <w:rPr>
                <w:sz w:val="24"/>
                <w:szCs w:val="24"/>
                <w:lang w:val="en-US"/>
              </w:rPr>
              <w:t>Survey Likert scales and open-ended questions r</w:t>
            </w:r>
          </w:p>
          <w:p w14:paraId="57C3D9FB" w14:textId="41B09573" w:rsidR="0082174E" w:rsidRPr="00D41DA4" w:rsidRDefault="0082174E" w:rsidP="00F50803">
            <w:pPr>
              <w:pStyle w:val="Body"/>
              <w:spacing w:after="0" w:line="240" w:lineRule="auto"/>
              <w:rPr>
                <w:b/>
                <w:bCs/>
                <w:sz w:val="24"/>
                <w:szCs w:val="24"/>
                <w:lang w:val="en-US"/>
              </w:rPr>
            </w:pPr>
          </w:p>
          <w:p w14:paraId="2E622E3A" w14:textId="07942B8F" w:rsidR="0082174E" w:rsidRPr="00D41DA4" w:rsidRDefault="0082174E" w:rsidP="00F50803">
            <w:pPr>
              <w:pStyle w:val="Body"/>
              <w:spacing w:after="0" w:line="240" w:lineRule="auto"/>
              <w:rPr>
                <w:b/>
                <w:bCs/>
                <w:sz w:val="24"/>
                <w:szCs w:val="24"/>
                <w:lang w:val="en-US"/>
              </w:rPr>
            </w:pPr>
          </w:p>
          <w:p w14:paraId="5A57C12C" w14:textId="77777777" w:rsidR="0082174E" w:rsidRPr="00D41DA4" w:rsidRDefault="0082174E" w:rsidP="00F50803">
            <w:pPr>
              <w:pStyle w:val="Body"/>
              <w:spacing w:after="0" w:line="240" w:lineRule="auto"/>
              <w:rPr>
                <w:b/>
                <w:bCs/>
                <w:sz w:val="24"/>
                <w:szCs w:val="24"/>
                <w:lang w:val="en-US"/>
              </w:rPr>
            </w:pPr>
          </w:p>
          <w:p w14:paraId="6246657F" w14:textId="77777777" w:rsidR="0082174E" w:rsidRPr="00D41DA4" w:rsidRDefault="00601012" w:rsidP="00F50803">
            <w:pPr>
              <w:pStyle w:val="Body"/>
              <w:spacing w:after="0" w:line="240" w:lineRule="auto"/>
              <w:rPr>
                <w:b/>
                <w:bCs/>
                <w:sz w:val="24"/>
                <w:szCs w:val="24"/>
                <w:lang w:val="en-US"/>
              </w:rPr>
            </w:pPr>
            <w:r w:rsidRPr="00D41DA4">
              <w:rPr>
                <w:b/>
                <w:bCs/>
                <w:sz w:val="24"/>
                <w:szCs w:val="24"/>
                <w:lang w:val="en-US"/>
              </w:rPr>
              <w:t xml:space="preserve">Perspective: </w:t>
            </w:r>
          </w:p>
          <w:p w14:paraId="68B23426" w14:textId="0F8E5458" w:rsidR="00601012" w:rsidRPr="00D41DA4" w:rsidRDefault="00601012" w:rsidP="00F50803">
            <w:pPr>
              <w:pStyle w:val="Body"/>
              <w:spacing w:after="0" w:line="240" w:lineRule="auto"/>
              <w:rPr>
                <w:sz w:val="24"/>
                <w:szCs w:val="24"/>
                <w:lang w:val="en-US"/>
              </w:rPr>
            </w:pPr>
            <w:r w:rsidRPr="00D41DA4">
              <w:rPr>
                <w:sz w:val="24"/>
                <w:szCs w:val="24"/>
                <w:lang w:val="en-US"/>
              </w:rPr>
              <w:t>Pragmatist</w:t>
            </w:r>
          </w:p>
        </w:tc>
      </w:tr>
    </w:tbl>
    <w:p w14:paraId="5F4D2821" w14:textId="2A8637BB" w:rsidR="003873E1" w:rsidRPr="00D41DA4" w:rsidRDefault="00D41DA4">
      <w:pPr>
        <w:pStyle w:val="Body"/>
        <w:spacing w:after="0"/>
        <w:jc w:val="both"/>
        <w:rPr>
          <w:b/>
          <w:bCs/>
          <w:sz w:val="24"/>
          <w:szCs w:val="24"/>
          <w:u w:val="single"/>
          <w:lang w:val="en-IE"/>
        </w:rPr>
      </w:pPr>
      <w:r w:rsidRPr="00D41DA4">
        <w:rPr>
          <w:b/>
          <w:bCs/>
          <w:sz w:val="24"/>
          <w:szCs w:val="24"/>
          <w:u w:val="single"/>
          <w:lang w:val="en-IE"/>
        </w:rPr>
        <w:lastRenderedPageBreak/>
        <w:t>Evidence of Linkage :</w:t>
      </w:r>
    </w:p>
    <w:p w14:paraId="38A50962" w14:textId="2E65D32A" w:rsidR="003873E1" w:rsidRPr="00D41DA4" w:rsidRDefault="003873E1">
      <w:pPr>
        <w:pStyle w:val="Body"/>
        <w:spacing w:after="0"/>
        <w:jc w:val="both"/>
        <w:rPr>
          <w:b/>
          <w:bCs/>
          <w:sz w:val="24"/>
          <w:szCs w:val="24"/>
          <w:u w:val="single"/>
          <w:lang w:val="en-IE"/>
        </w:rPr>
      </w:pPr>
    </w:p>
    <w:p w14:paraId="77B9BEBC" w14:textId="51E75FEA" w:rsidR="0098092A" w:rsidRDefault="0098092A">
      <w:pPr>
        <w:pStyle w:val="Body"/>
        <w:rPr>
          <w:b/>
          <w:bCs/>
          <w:sz w:val="24"/>
          <w:szCs w:val="24"/>
          <w:u w:val="single"/>
        </w:rPr>
      </w:pPr>
    </w:p>
    <w:p w14:paraId="09B596A9" w14:textId="77777777" w:rsidR="00D41DA4" w:rsidRDefault="00D41DA4">
      <w:pPr>
        <w:pStyle w:val="Body"/>
        <w:rPr>
          <w:b/>
          <w:bCs/>
          <w:sz w:val="24"/>
          <w:szCs w:val="24"/>
          <w:u w:val="single"/>
          <w:lang w:val="en-US"/>
        </w:rPr>
      </w:pPr>
    </w:p>
    <w:p w14:paraId="73060599" w14:textId="7A14C424" w:rsidR="008A3346" w:rsidRPr="00D41DA4" w:rsidRDefault="00825908">
      <w:pPr>
        <w:pStyle w:val="Body"/>
        <w:rPr>
          <w:b/>
          <w:bCs/>
          <w:sz w:val="24"/>
          <w:szCs w:val="24"/>
          <w:u w:val="single"/>
          <w:lang w:val="en-IE"/>
        </w:rPr>
      </w:pPr>
      <w:r w:rsidRPr="00D41DA4">
        <w:rPr>
          <w:b/>
          <w:bCs/>
          <w:sz w:val="24"/>
          <w:szCs w:val="24"/>
          <w:u w:val="single"/>
          <w:lang w:val="en-US"/>
        </w:rPr>
        <w:t>Timeline of Data Collection, Organisation, Analysis and Synthesis:</w:t>
      </w:r>
    </w:p>
    <w:tbl>
      <w:tblPr>
        <w:tblW w:w="1411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936"/>
        <w:gridCol w:w="10177"/>
      </w:tblGrid>
      <w:tr w:rsidR="008A3346" w:rsidRPr="00D41DA4" w14:paraId="507F0D40" w14:textId="77777777">
        <w:trPr>
          <w:trHeight w:val="427"/>
        </w:trPr>
        <w:tc>
          <w:tcPr>
            <w:tcW w:w="3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11C47B" w14:textId="77777777" w:rsidR="008A3346" w:rsidRPr="00D41DA4" w:rsidRDefault="00825908">
            <w:pPr>
              <w:pStyle w:val="Body"/>
              <w:rPr>
                <w:sz w:val="24"/>
                <w:szCs w:val="24"/>
              </w:rPr>
            </w:pPr>
            <w:r w:rsidRPr="00D41DA4">
              <w:rPr>
                <w:b/>
                <w:bCs/>
                <w:sz w:val="24"/>
                <w:szCs w:val="24"/>
                <w:lang w:val="en-US"/>
              </w:rPr>
              <w:t>Proposed Date of Action</w:t>
            </w:r>
          </w:p>
        </w:tc>
        <w:tc>
          <w:tcPr>
            <w:tcW w:w="10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AB6CF0" w14:textId="77777777" w:rsidR="008A3346" w:rsidRPr="00D41DA4" w:rsidRDefault="00825908">
            <w:pPr>
              <w:pStyle w:val="Body"/>
              <w:spacing w:after="0" w:line="240" w:lineRule="auto"/>
              <w:rPr>
                <w:sz w:val="24"/>
                <w:szCs w:val="24"/>
                <w:lang w:val="en-IE"/>
              </w:rPr>
            </w:pPr>
            <w:r w:rsidRPr="00D41DA4">
              <w:rPr>
                <w:b/>
                <w:bCs/>
                <w:sz w:val="24"/>
                <w:szCs w:val="24"/>
                <w:u w:val="single"/>
                <w:lang w:val="en-US"/>
              </w:rPr>
              <w:t>Action (Strategy, intervention, evaluation, etc. to be implemented)</w:t>
            </w:r>
          </w:p>
        </w:tc>
      </w:tr>
      <w:tr w:rsidR="008A3346" w:rsidRPr="00D41DA4" w14:paraId="457FE558" w14:textId="77777777">
        <w:trPr>
          <w:trHeight w:val="444"/>
        </w:trPr>
        <w:tc>
          <w:tcPr>
            <w:tcW w:w="3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2C36D4" w14:textId="402EA454" w:rsidR="008A3346" w:rsidRPr="00D41DA4" w:rsidRDefault="0024550C" w:rsidP="00C73F86">
            <w:pPr>
              <w:tabs>
                <w:tab w:val="left" w:pos="2310"/>
              </w:tabs>
              <w:rPr>
                <w:rFonts w:ascii="Calibri" w:hAnsi="Calibri" w:cs="Calibri"/>
              </w:rPr>
            </w:pPr>
            <w:r>
              <w:rPr>
                <w:rFonts w:ascii="Calibri" w:hAnsi="Calibri" w:cs="Calibri"/>
              </w:rPr>
              <w:t>Sept 7th</w:t>
            </w:r>
            <w:r w:rsidR="00C73F86" w:rsidRPr="00D41DA4">
              <w:rPr>
                <w:rFonts w:ascii="Calibri" w:hAnsi="Calibri" w:cs="Calibri"/>
              </w:rPr>
              <w:t xml:space="preserve"> – </w:t>
            </w:r>
            <w:r w:rsidR="00C836A1">
              <w:rPr>
                <w:rFonts w:ascii="Calibri" w:hAnsi="Calibri" w:cs="Calibri"/>
              </w:rPr>
              <w:t>11th</w:t>
            </w:r>
            <w:r w:rsidR="00C73F86" w:rsidRPr="00D41DA4">
              <w:rPr>
                <w:rFonts w:ascii="Calibri" w:hAnsi="Calibri" w:cs="Calibri"/>
              </w:rPr>
              <w:t xml:space="preserve"> Sept</w:t>
            </w:r>
          </w:p>
        </w:tc>
        <w:tc>
          <w:tcPr>
            <w:tcW w:w="10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40300A" w14:textId="34FF5E01" w:rsidR="008A3346" w:rsidRPr="00D41DA4" w:rsidRDefault="00C73F86">
            <w:pPr>
              <w:rPr>
                <w:rFonts w:ascii="Calibri" w:hAnsi="Calibri" w:cs="Calibri"/>
              </w:rPr>
            </w:pPr>
            <w:r w:rsidRPr="00D41DA4">
              <w:rPr>
                <w:rFonts w:ascii="Calibri" w:hAnsi="Calibri" w:cs="Calibri"/>
              </w:rPr>
              <w:t>School orientation</w:t>
            </w:r>
            <w:r w:rsidR="00C836A1">
              <w:rPr>
                <w:rFonts w:ascii="Calibri" w:hAnsi="Calibri" w:cs="Calibri"/>
              </w:rPr>
              <w:t xml:space="preserve">, </w:t>
            </w:r>
            <w:r w:rsidRPr="00D41DA4">
              <w:rPr>
                <w:rFonts w:ascii="Calibri" w:hAnsi="Calibri" w:cs="Calibri"/>
              </w:rPr>
              <w:t>identification of research class participants</w:t>
            </w:r>
            <w:r w:rsidR="00C836A1">
              <w:rPr>
                <w:rFonts w:ascii="Calibri" w:hAnsi="Calibri" w:cs="Calibri"/>
              </w:rPr>
              <w:t xml:space="preserve"> and dissemination of permission slips. </w:t>
            </w:r>
            <w:r w:rsidR="00C836A1" w:rsidRPr="00D41DA4">
              <w:rPr>
                <w:rFonts w:ascii="Calibri" w:hAnsi="Calibri" w:cs="Calibri"/>
              </w:rPr>
              <w:t>Begin reflective journal.</w:t>
            </w:r>
          </w:p>
        </w:tc>
      </w:tr>
      <w:tr w:rsidR="008A3346" w:rsidRPr="00D41DA4" w14:paraId="7AF8A848" w14:textId="77777777">
        <w:trPr>
          <w:trHeight w:val="444"/>
        </w:trPr>
        <w:tc>
          <w:tcPr>
            <w:tcW w:w="3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8E4898" w14:textId="664BA6F4" w:rsidR="008A3346" w:rsidRPr="00D41DA4" w:rsidRDefault="00C73F86">
            <w:pPr>
              <w:rPr>
                <w:rFonts w:ascii="Calibri" w:hAnsi="Calibri" w:cs="Calibri"/>
              </w:rPr>
            </w:pPr>
            <w:r w:rsidRPr="00D41DA4">
              <w:rPr>
                <w:rFonts w:ascii="Calibri" w:hAnsi="Calibri" w:cs="Calibri"/>
              </w:rPr>
              <w:t xml:space="preserve">Sept </w:t>
            </w:r>
            <w:r w:rsidR="003269B5">
              <w:rPr>
                <w:rFonts w:ascii="Calibri" w:hAnsi="Calibri" w:cs="Calibri"/>
              </w:rPr>
              <w:t>14</w:t>
            </w:r>
            <w:r w:rsidR="00C836A1">
              <w:rPr>
                <w:rFonts w:ascii="Calibri" w:hAnsi="Calibri" w:cs="Calibri"/>
                <w:vertAlign w:val="superscript"/>
              </w:rPr>
              <w:t>st</w:t>
            </w:r>
            <w:r w:rsidRPr="00D41DA4">
              <w:rPr>
                <w:rFonts w:ascii="Calibri" w:hAnsi="Calibri" w:cs="Calibri"/>
              </w:rPr>
              <w:t xml:space="preserve"> – </w:t>
            </w:r>
            <w:r w:rsidR="003269B5">
              <w:rPr>
                <w:rFonts w:ascii="Calibri" w:hAnsi="Calibri" w:cs="Calibri"/>
              </w:rPr>
              <w:t>18</w:t>
            </w:r>
            <w:r w:rsidRPr="00D41DA4">
              <w:rPr>
                <w:rFonts w:ascii="Calibri" w:hAnsi="Calibri" w:cs="Calibri"/>
                <w:vertAlign w:val="superscript"/>
              </w:rPr>
              <w:t>th</w:t>
            </w:r>
            <w:r w:rsidRPr="00D41DA4">
              <w:rPr>
                <w:rFonts w:ascii="Calibri" w:hAnsi="Calibri" w:cs="Calibri"/>
              </w:rPr>
              <w:t xml:space="preserve"> </w:t>
            </w:r>
            <w:r w:rsidR="003E1C45" w:rsidRPr="00D41DA4">
              <w:rPr>
                <w:rFonts w:ascii="Calibri" w:hAnsi="Calibri" w:cs="Calibri"/>
              </w:rPr>
              <w:t>Sept</w:t>
            </w:r>
          </w:p>
        </w:tc>
        <w:tc>
          <w:tcPr>
            <w:tcW w:w="10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83D114" w14:textId="67B56ADC" w:rsidR="008A3346" w:rsidRPr="00D41DA4" w:rsidRDefault="00C836A1">
            <w:pPr>
              <w:rPr>
                <w:rFonts w:ascii="Calibri" w:hAnsi="Calibri" w:cs="Calibri"/>
              </w:rPr>
            </w:pPr>
            <w:r>
              <w:rPr>
                <w:rFonts w:ascii="Calibri" w:hAnsi="Calibri" w:cs="Calibri"/>
              </w:rPr>
              <w:t>Collection of permission slips and d</w:t>
            </w:r>
            <w:r w:rsidR="00C73F86" w:rsidRPr="00D41DA4">
              <w:rPr>
                <w:rFonts w:ascii="Calibri" w:hAnsi="Calibri" w:cs="Calibri"/>
              </w:rPr>
              <w:t>isseminat</w:t>
            </w:r>
            <w:r>
              <w:rPr>
                <w:rFonts w:ascii="Calibri" w:hAnsi="Calibri" w:cs="Calibri"/>
              </w:rPr>
              <w:t>ion of</w:t>
            </w:r>
            <w:r w:rsidR="00C73F86" w:rsidRPr="00D41DA4">
              <w:rPr>
                <w:rFonts w:ascii="Calibri" w:hAnsi="Calibri" w:cs="Calibri"/>
              </w:rPr>
              <w:t xml:space="preserve"> </w:t>
            </w:r>
            <w:r w:rsidR="00F50803" w:rsidRPr="00D41DA4">
              <w:rPr>
                <w:rFonts w:ascii="Calibri" w:hAnsi="Calibri" w:cs="Calibri"/>
              </w:rPr>
              <w:t>initial</w:t>
            </w:r>
            <w:r w:rsidR="007116FC" w:rsidRPr="00D41DA4">
              <w:rPr>
                <w:rFonts w:ascii="Calibri" w:hAnsi="Calibri" w:cs="Calibri"/>
              </w:rPr>
              <w:t xml:space="preserve"> pre-intervention</w:t>
            </w:r>
            <w:r w:rsidR="00F50803" w:rsidRPr="00D41DA4">
              <w:rPr>
                <w:rFonts w:ascii="Calibri" w:hAnsi="Calibri" w:cs="Calibri"/>
              </w:rPr>
              <w:t xml:space="preserve"> </w:t>
            </w:r>
            <w:r w:rsidR="00C73F86" w:rsidRPr="00D41DA4">
              <w:rPr>
                <w:rFonts w:ascii="Calibri" w:hAnsi="Calibri" w:cs="Calibri"/>
              </w:rPr>
              <w:t>survey</w:t>
            </w:r>
            <w:r w:rsidR="00F50803" w:rsidRPr="00D41DA4">
              <w:rPr>
                <w:rFonts w:ascii="Calibri" w:hAnsi="Calibri" w:cs="Calibri"/>
              </w:rPr>
              <w:t xml:space="preserve">. </w:t>
            </w:r>
          </w:p>
        </w:tc>
      </w:tr>
      <w:tr w:rsidR="008A3346" w:rsidRPr="00D41DA4" w14:paraId="036A816E" w14:textId="77777777">
        <w:trPr>
          <w:trHeight w:val="444"/>
        </w:trPr>
        <w:tc>
          <w:tcPr>
            <w:tcW w:w="3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5CBEF4" w14:textId="35BCD2AC" w:rsidR="008A3346" w:rsidRPr="00D41DA4" w:rsidRDefault="00F50803">
            <w:pPr>
              <w:rPr>
                <w:rFonts w:ascii="Calibri" w:hAnsi="Calibri" w:cs="Calibri"/>
              </w:rPr>
            </w:pPr>
            <w:r w:rsidRPr="00D41DA4">
              <w:rPr>
                <w:rFonts w:ascii="Calibri" w:hAnsi="Calibri" w:cs="Calibri"/>
              </w:rPr>
              <w:t xml:space="preserve">Sept </w:t>
            </w:r>
            <w:r w:rsidR="00C836A1">
              <w:rPr>
                <w:rFonts w:ascii="Calibri" w:hAnsi="Calibri" w:cs="Calibri"/>
              </w:rPr>
              <w:t>2</w:t>
            </w:r>
            <w:r w:rsidR="003269B5">
              <w:rPr>
                <w:rFonts w:ascii="Calibri" w:hAnsi="Calibri" w:cs="Calibri"/>
              </w:rPr>
              <w:t>1</w:t>
            </w:r>
            <w:r w:rsidR="003269B5">
              <w:rPr>
                <w:rFonts w:ascii="Calibri" w:hAnsi="Calibri" w:cs="Calibri"/>
                <w:vertAlign w:val="superscript"/>
              </w:rPr>
              <w:t>st</w:t>
            </w:r>
            <w:r w:rsidRPr="00D41DA4">
              <w:rPr>
                <w:rFonts w:ascii="Calibri" w:hAnsi="Calibri" w:cs="Calibri"/>
              </w:rPr>
              <w:t xml:space="preserve"> </w:t>
            </w:r>
            <w:proofErr w:type="gramStart"/>
            <w:r w:rsidRPr="00D41DA4">
              <w:rPr>
                <w:rFonts w:ascii="Calibri" w:hAnsi="Calibri" w:cs="Calibri"/>
              </w:rPr>
              <w:t xml:space="preserve">– </w:t>
            </w:r>
            <w:r w:rsidR="003E1C45" w:rsidRPr="00D41DA4">
              <w:rPr>
                <w:rFonts w:ascii="Calibri" w:hAnsi="Calibri" w:cs="Calibri"/>
              </w:rPr>
              <w:t xml:space="preserve"> </w:t>
            </w:r>
            <w:r w:rsidR="003269B5">
              <w:rPr>
                <w:rFonts w:ascii="Calibri" w:hAnsi="Calibri" w:cs="Calibri"/>
              </w:rPr>
              <w:t>2</w:t>
            </w:r>
            <w:proofErr w:type="gramEnd"/>
            <w:r w:rsidR="003269B5">
              <w:rPr>
                <w:rFonts w:ascii="Calibri" w:hAnsi="Calibri" w:cs="Calibri"/>
                <w:vertAlign w:val="superscript"/>
              </w:rPr>
              <w:t>nd</w:t>
            </w:r>
            <w:r w:rsidRPr="00D41DA4">
              <w:rPr>
                <w:rFonts w:ascii="Calibri" w:hAnsi="Calibri" w:cs="Calibri"/>
              </w:rPr>
              <w:t xml:space="preserve"> </w:t>
            </w:r>
            <w:r w:rsidR="00C836A1">
              <w:rPr>
                <w:rFonts w:ascii="Calibri" w:hAnsi="Calibri" w:cs="Calibri"/>
              </w:rPr>
              <w:t>Oct</w:t>
            </w:r>
          </w:p>
        </w:tc>
        <w:tc>
          <w:tcPr>
            <w:tcW w:w="10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166696" w14:textId="05701DDA" w:rsidR="008A3346" w:rsidRPr="00D41DA4" w:rsidRDefault="00F50803">
            <w:pPr>
              <w:rPr>
                <w:rFonts w:ascii="Calibri" w:hAnsi="Calibri" w:cs="Calibri"/>
              </w:rPr>
            </w:pPr>
            <w:r w:rsidRPr="00D41DA4">
              <w:rPr>
                <w:rFonts w:ascii="Calibri" w:hAnsi="Calibri" w:cs="Calibri"/>
              </w:rPr>
              <w:t xml:space="preserve">First iteration of classroom response system </w:t>
            </w:r>
            <w:r w:rsidR="00C836A1">
              <w:rPr>
                <w:rFonts w:ascii="Calibri" w:hAnsi="Calibri" w:cs="Calibri"/>
              </w:rPr>
              <w:t>for Statistics</w:t>
            </w:r>
            <w:r w:rsidRPr="00D41DA4">
              <w:rPr>
                <w:rFonts w:ascii="Calibri" w:hAnsi="Calibri" w:cs="Calibri"/>
              </w:rPr>
              <w:t>. Followed by</w:t>
            </w:r>
            <w:r w:rsidR="003E1C45" w:rsidRPr="00D41DA4">
              <w:rPr>
                <w:rFonts w:ascii="Calibri" w:hAnsi="Calibri" w:cs="Calibri"/>
              </w:rPr>
              <w:t xml:space="preserve"> an end-of-topic </w:t>
            </w:r>
            <w:r w:rsidR="00C836A1">
              <w:rPr>
                <w:rFonts w:ascii="Calibri" w:hAnsi="Calibri" w:cs="Calibri"/>
              </w:rPr>
              <w:t xml:space="preserve">maths </w:t>
            </w:r>
            <w:r w:rsidR="002A780C" w:rsidRPr="00D41DA4">
              <w:rPr>
                <w:rFonts w:ascii="Calibri" w:hAnsi="Calibri" w:cs="Calibri"/>
              </w:rPr>
              <w:t>quiz</w:t>
            </w:r>
            <w:r w:rsidR="003E1C45" w:rsidRPr="00D41DA4">
              <w:rPr>
                <w:rFonts w:ascii="Calibri" w:hAnsi="Calibri" w:cs="Calibri"/>
              </w:rPr>
              <w:t xml:space="preserve"> and a </w:t>
            </w:r>
            <w:r w:rsidR="007116FC" w:rsidRPr="00D41DA4">
              <w:rPr>
                <w:rFonts w:ascii="Calibri" w:hAnsi="Calibri" w:cs="Calibri"/>
              </w:rPr>
              <w:t>topic-</w:t>
            </w:r>
            <w:r w:rsidR="002A780C" w:rsidRPr="00D41DA4">
              <w:rPr>
                <w:rFonts w:ascii="Calibri" w:hAnsi="Calibri" w:cs="Calibri"/>
              </w:rPr>
              <w:t>relevant</w:t>
            </w:r>
            <w:r w:rsidR="007116FC" w:rsidRPr="00D41DA4">
              <w:rPr>
                <w:rFonts w:ascii="Calibri" w:hAnsi="Calibri" w:cs="Calibri"/>
              </w:rPr>
              <w:t xml:space="preserve"> </w:t>
            </w:r>
            <w:r w:rsidR="003E1C45" w:rsidRPr="00D41DA4">
              <w:rPr>
                <w:rFonts w:ascii="Calibri" w:hAnsi="Calibri" w:cs="Calibri"/>
              </w:rPr>
              <w:t>survey.</w:t>
            </w:r>
          </w:p>
        </w:tc>
      </w:tr>
      <w:tr w:rsidR="00F50803" w:rsidRPr="00D41DA4" w14:paraId="34678A4D" w14:textId="77777777">
        <w:trPr>
          <w:trHeight w:val="444"/>
        </w:trPr>
        <w:tc>
          <w:tcPr>
            <w:tcW w:w="3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9EA538" w14:textId="0CECCF12" w:rsidR="00F50803" w:rsidRPr="00D41DA4" w:rsidRDefault="00C836A1">
            <w:pPr>
              <w:rPr>
                <w:rFonts w:ascii="Calibri" w:hAnsi="Calibri" w:cs="Calibri"/>
              </w:rPr>
            </w:pPr>
            <w:r>
              <w:rPr>
                <w:rFonts w:ascii="Calibri" w:hAnsi="Calibri" w:cs="Calibri"/>
              </w:rPr>
              <w:t xml:space="preserve">Oct </w:t>
            </w:r>
            <w:r w:rsidR="003269B5">
              <w:rPr>
                <w:rFonts w:ascii="Calibri" w:hAnsi="Calibri" w:cs="Calibri"/>
              </w:rPr>
              <w:t>5</w:t>
            </w:r>
            <w:r w:rsidR="003E1C45" w:rsidRPr="00D41DA4">
              <w:rPr>
                <w:rFonts w:ascii="Calibri" w:hAnsi="Calibri" w:cs="Calibri"/>
                <w:vertAlign w:val="superscript"/>
              </w:rPr>
              <w:t>th</w:t>
            </w:r>
            <w:r w:rsidR="003E1C45" w:rsidRPr="00D41DA4">
              <w:rPr>
                <w:rFonts w:ascii="Calibri" w:hAnsi="Calibri" w:cs="Calibri"/>
              </w:rPr>
              <w:t xml:space="preserve"> – </w:t>
            </w:r>
            <w:r w:rsidR="003269B5">
              <w:rPr>
                <w:rFonts w:ascii="Calibri" w:hAnsi="Calibri" w:cs="Calibri"/>
              </w:rPr>
              <w:t>9</w:t>
            </w:r>
            <w:r>
              <w:rPr>
                <w:rFonts w:ascii="Calibri" w:hAnsi="Calibri" w:cs="Calibri"/>
                <w:vertAlign w:val="superscript"/>
              </w:rPr>
              <w:t>th</w:t>
            </w:r>
            <w:r w:rsidR="003E1C45" w:rsidRPr="00D41DA4">
              <w:rPr>
                <w:rFonts w:ascii="Calibri" w:hAnsi="Calibri" w:cs="Calibri"/>
              </w:rPr>
              <w:t xml:space="preserve"> Oct</w:t>
            </w:r>
          </w:p>
        </w:tc>
        <w:tc>
          <w:tcPr>
            <w:tcW w:w="10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35576B" w14:textId="296BD090" w:rsidR="00F50803" w:rsidRPr="00D41DA4" w:rsidRDefault="003E1C45">
            <w:pPr>
              <w:rPr>
                <w:rFonts w:ascii="Calibri" w:hAnsi="Calibri" w:cs="Calibri"/>
              </w:rPr>
            </w:pPr>
            <w:r w:rsidRPr="00D41DA4">
              <w:rPr>
                <w:rFonts w:ascii="Calibri" w:hAnsi="Calibri" w:cs="Calibri"/>
              </w:rPr>
              <w:t>Analysis of reflective journal, artifacts of student work, and student surveys.</w:t>
            </w:r>
          </w:p>
        </w:tc>
      </w:tr>
      <w:tr w:rsidR="00F50803" w:rsidRPr="00D41DA4" w14:paraId="0FBF5F14" w14:textId="77777777">
        <w:trPr>
          <w:trHeight w:val="444"/>
        </w:trPr>
        <w:tc>
          <w:tcPr>
            <w:tcW w:w="3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7F823A" w14:textId="7827F215" w:rsidR="00F50803" w:rsidRPr="00D41DA4" w:rsidRDefault="003E1C45">
            <w:pPr>
              <w:rPr>
                <w:rFonts w:ascii="Calibri" w:hAnsi="Calibri" w:cs="Calibri"/>
              </w:rPr>
            </w:pPr>
            <w:r w:rsidRPr="00D41DA4">
              <w:rPr>
                <w:rFonts w:ascii="Calibri" w:hAnsi="Calibri" w:cs="Calibri"/>
              </w:rPr>
              <w:lastRenderedPageBreak/>
              <w:t xml:space="preserve">Oct </w:t>
            </w:r>
            <w:r w:rsidR="003269B5">
              <w:rPr>
                <w:rFonts w:ascii="Calibri" w:hAnsi="Calibri" w:cs="Calibri"/>
              </w:rPr>
              <w:t>12</w:t>
            </w:r>
            <w:r w:rsidRPr="00D41DA4">
              <w:rPr>
                <w:rFonts w:ascii="Calibri" w:hAnsi="Calibri" w:cs="Calibri"/>
                <w:vertAlign w:val="superscript"/>
              </w:rPr>
              <w:t>th</w:t>
            </w:r>
            <w:r w:rsidRPr="00D41DA4">
              <w:rPr>
                <w:rFonts w:ascii="Calibri" w:hAnsi="Calibri" w:cs="Calibri"/>
              </w:rPr>
              <w:t xml:space="preserve"> – </w:t>
            </w:r>
            <w:r w:rsidR="003269B5">
              <w:rPr>
                <w:rFonts w:ascii="Calibri" w:hAnsi="Calibri" w:cs="Calibri"/>
              </w:rPr>
              <w:t>30th</w:t>
            </w:r>
            <w:r w:rsidR="00C836A1">
              <w:rPr>
                <w:rFonts w:ascii="Calibri" w:hAnsi="Calibri" w:cs="Calibri"/>
              </w:rPr>
              <w:t xml:space="preserve"> </w:t>
            </w:r>
            <w:r w:rsidR="003269B5">
              <w:rPr>
                <w:rFonts w:ascii="Calibri" w:hAnsi="Calibri" w:cs="Calibri"/>
              </w:rPr>
              <w:t>Oct</w:t>
            </w:r>
          </w:p>
        </w:tc>
        <w:tc>
          <w:tcPr>
            <w:tcW w:w="10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B39748" w14:textId="38176D7B" w:rsidR="00F50803" w:rsidRPr="00D41DA4" w:rsidRDefault="003E1C45">
            <w:pPr>
              <w:rPr>
                <w:rFonts w:ascii="Calibri" w:hAnsi="Calibri" w:cs="Calibri"/>
              </w:rPr>
            </w:pPr>
            <w:r w:rsidRPr="00D41DA4">
              <w:rPr>
                <w:rFonts w:ascii="Calibri" w:hAnsi="Calibri" w:cs="Calibri"/>
              </w:rPr>
              <w:t xml:space="preserve">Second iteration of classroom response system </w:t>
            </w:r>
            <w:r w:rsidR="00C836A1">
              <w:rPr>
                <w:rFonts w:ascii="Calibri" w:hAnsi="Calibri" w:cs="Calibri"/>
              </w:rPr>
              <w:t xml:space="preserve">for Algebra. </w:t>
            </w:r>
            <w:r w:rsidRPr="00D41DA4">
              <w:rPr>
                <w:rFonts w:ascii="Calibri" w:hAnsi="Calibri" w:cs="Calibri"/>
              </w:rPr>
              <w:t xml:space="preserve">Followed by an end-of-topic </w:t>
            </w:r>
            <w:r w:rsidR="00C836A1">
              <w:rPr>
                <w:rFonts w:ascii="Calibri" w:hAnsi="Calibri" w:cs="Calibri"/>
              </w:rPr>
              <w:t>maths quiz</w:t>
            </w:r>
            <w:r w:rsidRPr="00D41DA4">
              <w:rPr>
                <w:rFonts w:ascii="Calibri" w:hAnsi="Calibri" w:cs="Calibri"/>
              </w:rPr>
              <w:t xml:space="preserve"> and a</w:t>
            </w:r>
            <w:r w:rsidR="007116FC" w:rsidRPr="00D41DA4">
              <w:rPr>
                <w:rFonts w:ascii="Calibri" w:hAnsi="Calibri" w:cs="Calibri"/>
              </w:rPr>
              <w:t xml:space="preserve"> topic</w:t>
            </w:r>
            <w:r w:rsidR="002A780C" w:rsidRPr="00D41DA4">
              <w:rPr>
                <w:rFonts w:ascii="Calibri" w:hAnsi="Calibri" w:cs="Calibri"/>
              </w:rPr>
              <w:t>-relevant</w:t>
            </w:r>
            <w:r w:rsidRPr="00D41DA4">
              <w:rPr>
                <w:rFonts w:ascii="Calibri" w:hAnsi="Calibri" w:cs="Calibri"/>
              </w:rPr>
              <w:t xml:space="preserve"> survey.</w:t>
            </w:r>
          </w:p>
        </w:tc>
      </w:tr>
      <w:tr w:rsidR="00F50803" w:rsidRPr="00D41DA4" w14:paraId="290E74F0" w14:textId="77777777">
        <w:trPr>
          <w:trHeight w:val="444"/>
        </w:trPr>
        <w:tc>
          <w:tcPr>
            <w:tcW w:w="3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517833" w14:textId="725610B5" w:rsidR="00F50803" w:rsidRPr="00D41DA4" w:rsidRDefault="003269B5">
            <w:pPr>
              <w:rPr>
                <w:rFonts w:ascii="Calibri" w:hAnsi="Calibri" w:cs="Calibri"/>
              </w:rPr>
            </w:pPr>
            <w:r>
              <w:rPr>
                <w:rFonts w:ascii="Calibri" w:hAnsi="Calibri" w:cs="Calibri"/>
              </w:rPr>
              <w:t xml:space="preserve">Nov 2nd </w:t>
            </w:r>
            <w:r w:rsidR="003E1C45" w:rsidRPr="00D41DA4">
              <w:rPr>
                <w:rFonts w:ascii="Calibri" w:hAnsi="Calibri" w:cs="Calibri"/>
              </w:rPr>
              <w:t>-</w:t>
            </w:r>
            <w:r>
              <w:rPr>
                <w:rFonts w:ascii="Calibri" w:hAnsi="Calibri" w:cs="Calibri"/>
              </w:rPr>
              <w:t xml:space="preserve"> 6th Nov</w:t>
            </w:r>
          </w:p>
        </w:tc>
        <w:tc>
          <w:tcPr>
            <w:tcW w:w="10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7D32B0" w14:textId="268675B7" w:rsidR="00F50803" w:rsidRPr="00D41DA4" w:rsidRDefault="003269B5">
            <w:pPr>
              <w:rPr>
                <w:rFonts w:ascii="Calibri" w:hAnsi="Calibri" w:cs="Calibri"/>
              </w:rPr>
            </w:pPr>
            <w:r>
              <w:rPr>
                <w:rFonts w:ascii="Calibri" w:hAnsi="Calibri" w:cs="Calibri"/>
              </w:rPr>
              <w:t xml:space="preserve">Mid-term break. </w:t>
            </w:r>
            <w:r w:rsidR="003E1C45" w:rsidRPr="00D41DA4">
              <w:rPr>
                <w:rFonts w:ascii="Calibri" w:hAnsi="Calibri" w:cs="Calibri"/>
              </w:rPr>
              <w:t>Analysis of reflective journal, artifacts of student work, and student surveys.</w:t>
            </w:r>
          </w:p>
        </w:tc>
      </w:tr>
      <w:tr w:rsidR="008A3346" w:rsidRPr="00D41DA4" w14:paraId="41656731" w14:textId="77777777">
        <w:trPr>
          <w:trHeight w:val="444"/>
        </w:trPr>
        <w:tc>
          <w:tcPr>
            <w:tcW w:w="3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F41308" w14:textId="190736DA" w:rsidR="008A3346" w:rsidRPr="00D41DA4" w:rsidRDefault="003269B5">
            <w:pPr>
              <w:rPr>
                <w:rFonts w:ascii="Calibri" w:hAnsi="Calibri" w:cs="Calibri"/>
              </w:rPr>
            </w:pPr>
            <w:r>
              <w:rPr>
                <w:rFonts w:ascii="Calibri" w:hAnsi="Calibri" w:cs="Calibri"/>
              </w:rPr>
              <w:t>9</w:t>
            </w:r>
            <w:r>
              <w:rPr>
                <w:rFonts w:ascii="Calibri" w:hAnsi="Calibri" w:cs="Calibri"/>
                <w:vertAlign w:val="superscript"/>
              </w:rPr>
              <w:t>th</w:t>
            </w:r>
            <w:r w:rsidR="003E1C45" w:rsidRPr="00D41DA4">
              <w:rPr>
                <w:rFonts w:ascii="Calibri" w:hAnsi="Calibri" w:cs="Calibri"/>
              </w:rPr>
              <w:t xml:space="preserve"> Nov </w:t>
            </w:r>
            <w:r w:rsidR="007116FC" w:rsidRPr="00D41DA4">
              <w:rPr>
                <w:rFonts w:ascii="Calibri" w:hAnsi="Calibri" w:cs="Calibri"/>
              </w:rPr>
              <w:t>–</w:t>
            </w:r>
            <w:r w:rsidR="003E1C45" w:rsidRPr="00D41DA4">
              <w:rPr>
                <w:rFonts w:ascii="Calibri" w:hAnsi="Calibri" w:cs="Calibri"/>
              </w:rPr>
              <w:t xml:space="preserve"> </w:t>
            </w:r>
            <w:r w:rsidR="007116FC" w:rsidRPr="00D41DA4">
              <w:rPr>
                <w:rFonts w:ascii="Calibri" w:hAnsi="Calibri" w:cs="Calibri"/>
              </w:rPr>
              <w:t>20</w:t>
            </w:r>
            <w:r w:rsidR="007116FC" w:rsidRPr="00D41DA4">
              <w:rPr>
                <w:rFonts w:ascii="Calibri" w:hAnsi="Calibri" w:cs="Calibri"/>
                <w:vertAlign w:val="superscript"/>
              </w:rPr>
              <w:t>th</w:t>
            </w:r>
            <w:r w:rsidR="007116FC" w:rsidRPr="00D41DA4">
              <w:rPr>
                <w:rFonts w:ascii="Calibri" w:hAnsi="Calibri" w:cs="Calibri"/>
              </w:rPr>
              <w:t xml:space="preserve"> Nov</w:t>
            </w:r>
          </w:p>
        </w:tc>
        <w:tc>
          <w:tcPr>
            <w:tcW w:w="10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8AEAFA" w14:textId="4B179B7C" w:rsidR="008A3346" w:rsidRPr="00D41DA4" w:rsidRDefault="003269B5">
            <w:pPr>
              <w:rPr>
                <w:rFonts w:ascii="Calibri" w:hAnsi="Calibri" w:cs="Calibri"/>
              </w:rPr>
            </w:pPr>
            <w:r>
              <w:rPr>
                <w:rFonts w:ascii="Calibri" w:hAnsi="Calibri" w:cs="Calibri"/>
              </w:rPr>
              <w:t>Third</w:t>
            </w:r>
            <w:r w:rsidR="007116FC" w:rsidRPr="00D41DA4">
              <w:rPr>
                <w:rFonts w:ascii="Calibri" w:hAnsi="Calibri" w:cs="Calibri"/>
              </w:rPr>
              <w:t xml:space="preserve"> iteration of classroom response system </w:t>
            </w:r>
            <w:r>
              <w:rPr>
                <w:rFonts w:ascii="Calibri" w:hAnsi="Calibri" w:cs="Calibri"/>
              </w:rPr>
              <w:t>for Length, Area and Volume.</w:t>
            </w:r>
            <w:r w:rsidR="007116FC" w:rsidRPr="00D41DA4">
              <w:rPr>
                <w:rFonts w:ascii="Calibri" w:hAnsi="Calibri" w:cs="Calibri"/>
              </w:rPr>
              <w:t xml:space="preserve"> Followed by an end-of-topic </w:t>
            </w:r>
            <w:r>
              <w:rPr>
                <w:rFonts w:ascii="Calibri" w:hAnsi="Calibri" w:cs="Calibri"/>
              </w:rPr>
              <w:t>maths quiz</w:t>
            </w:r>
            <w:r w:rsidR="007116FC" w:rsidRPr="00D41DA4">
              <w:rPr>
                <w:rFonts w:ascii="Calibri" w:hAnsi="Calibri" w:cs="Calibri"/>
              </w:rPr>
              <w:t xml:space="preserve"> and a survey.</w:t>
            </w:r>
          </w:p>
        </w:tc>
      </w:tr>
      <w:tr w:rsidR="007116FC" w:rsidRPr="00D41DA4" w14:paraId="2204EFED" w14:textId="77777777">
        <w:trPr>
          <w:trHeight w:val="444"/>
        </w:trPr>
        <w:tc>
          <w:tcPr>
            <w:tcW w:w="3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AC0C15" w14:textId="6C52CDD9" w:rsidR="007116FC" w:rsidRPr="00D41DA4" w:rsidRDefault="007116FC" w:rsidP="007116FC">
            <w:pPr>
              <w:rPr>
                <w:rFonts w:ascii="Calibri" w:hAnsi="Calibri" w:cs="Calibri"/>
              </w:rPr>
            </w:pPr>
            <w:r w:rsidRPr="00D41DA4">
              <w:rPr>
                <w:rFonts w:ascii="Calibri" w:hAnsi="Calibri" w:cs="Calibri"/>
              </w:rPr>
              <w:t>2</w:t>
            </w:r>
            <w:r w:rsidR="003269B5">
              <w:rPr>
                <w:rFonts w:ascii="Calibri" w:hAnsi="Calibri" w:cs="Calibri"/>
              </w:rPr>
              <w:t>3rd</w:t>
            </w:r>
            <w:r w:rsidRPr="00D41DA4">
              <w:rPr>
                <w:rFonts w:ascii="Calibri" w:hAnsi="Calibri" w:cs="Calibri"/>
              </w:rPr>
              <w:t xml:space="preserve"> Nov – 27</w:t>
            </w:r>
            <w:r w:rsidRPr="00D41DA4">
              <w:rPr>
                <w:rFonts w:ascii="Calibri" w:hAnsi="Calibri" w:cs="Calibri"/>
                <w:vertAlign w:val="superscript"/>
              </w:rPr>
              <w:t>th</w:t>
            </w:r>
            <w:r w:rsidRPr="00D41DA4">
              <w:rPr>
                <w:rFonts w:ascii="Calibri" w:hAnsi="Calibri" w:cs="Calibri"/>
              </w:rPr>
              <w:t xml:space="preserve"> Nov</w:t>
            </w:r>
          </w:p>
        </w:tc>
        <w:tc>
          <w:tcPr>
            <w:tcW w:w="10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585014" w14:textId="340B6CD6" w:rsidR="007116FC" w:rsidRPr="00D41DA4" w:rsidRDefault="007116FC" w:rsidP="007116FC">
            <w:pPr>
              <w:rPr>
                <w:rFonts w:ascii="Calibri" w:hAnsi="Calibri" w:cs="Calibri"/>
              </w:rPr>
            </w:pPr>
            <w:r w:rsidRPr="00D41DA4">
              <w:rPr>
                <w:rFonts w:ascii="Calibri" w:hAnsi="Calibri" w:cs="Calibri"/>
              </w:rPr>
              <w:t>Analysis of reflective journal, artifacts of student work, and student surveys.</w:t>
            </w:r>
          </w:p>
        </w:tc>
      </w:tr>
      <w:tr w:rsidR="007116FC" w:rsidRPr="00D41DA4" w14:paraId="7ECB5F7C" w14:textId="77777777">
        <w:trPr>
          <w:trHeight w:val="444"/>
        </w:trPr>
        <w:tc>
          <w:tcPr>
            <w:tcW w:w="3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C46394" w14:textId="5ED660B2" w:rsidR="007116FC" w:rsidRPr="00D41DA4" w:rsidRDefault="003269B5" w:rsidP="007116FC">
            <w:pPr>
              <w:rPr>
                <w:rFonts w:ascii="Calibri" w:hAnsi="Calibri" w:cs="Calibri"/>
              </w:rPr>
            </w:pPr>
            <w:r>
              <w:rPr>
                <w:rFonts w:ascii="Calibri" w:hAnsi="Calibri" w:cs="Calibri"/>
              </w:rPr>
              <w:t>30th Nov</w:t>
            </w:r>
            <w:r w:rsidR="007116FC" w:rsidRPr="00D41DA4">
              <w:rPr>
                <w:rFonts w:ascii="Calibri" w:hAnsi="Calibri" w:cs="Calibri"/>
              </w:rPr>
              <w:t xml:space="preserve"> - 1</w:t>
            </w:r>
            <w:r>
              <w:rPr>
                <w:rFonts w:ascii="Calibri" w:hAnsi="Calibri" w:cs="Calibri"/>
              </w:rPr>
              <w:t>1</w:t>
            </w:r>
            <w:r w:rsidR="007116FC" w:rsidRPr="00D41DA4">
              <w:rPr>
                <w:rFonts w:ascii="Calibri" w:hAnsi="Calibri" w:cs="Calibri"/>
                <w:vertAlign w:val="superscript"/>
              </w:rPr>
              <w:t>th</w:t>
            </w:r>
            <w:r w:rsidR="007116FC" w:rsidRPr="00D41DA4">
              <w:rPr>
                <w:rFonts w:ascii="Calibri" w:hAnsi="Calibri" w:cs="Calibri"/>
              </w:rPr>
              <w:t xml:space="preserve"> Dec</w:t>
            </w:r>
          </w:p>
        </w:tc>
        <w:tc>
          <w:tcPr>
            <w:tcW w:w="10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2D0951" w14:textId="23BFD897" w:rsidR="007116FC" w:rsidRPr="00D41DA4" w:rsidRDefault="003269B5" w:rsidP="007116FC">
            <w:pPr>
              <w:rPr>
                <w:rFonts w:ascii="Calibri" w:hAnsi="Calibri" w:cs="Calibri"/>
              </w:rPr>
            </w:pPr>
            <w:r>
              <w:rPr>
                <w:rFonts w:ascii="Calibri" w:hAnsi="Calibri" w:cs="Calibri"/>
              </w:rPr>
              <w:t>Fourth</w:t>
            </w:r>
            <w:r w:rsidR="007116FC" w:rsidRPr="00D41DA4">
              <w:rPr>
                <w:rFonts w:ascii="Calibri" w:hAnsi="Calibri" w:cs="Calibri"/>
              </w:rPr>
              <w:t xml:space="preserve"> iteration of classroom response system </w:t>
            </w:r>
            <w:r>
              <w:rPr>
                <w:rFonts w:ascii="Calibri" w:hAnsi="Calibri" w:cs="Calibri"/>
              </w:rPr>
              <w:t>for Number</w:t>
            </w:r>
            <w:r w:rsidR="007116FC" w:rsidRPr="00D41DA4">
              <w:rPr>
                <w:rFonts w:ascii="Calibri" w:hAnsi="Calibri" w:cs="Calibri"/>
              </w:rPr>
              <w:t xml:space="preserve">. Followed by an end-of-topic </w:t>
            </w:r>
            <w:r w:rsidR="002A780C" w:rsidRPr="00D41DA4">
              <w:rPr>
                <w:rFonts w:ascii="Calibri" w:hAnsi="Calibri" w:cs="Calibri"/>
              </w:rPr>
              <w:t>quiz</w:t>
            </w:r>
            <w:r w:rsidR="007116FC" w:rsidRPr="00D41DA4">
              <w:rPr>
                <w:rFonts w:ascii="Calibri" w:hAnsi="Calibri" w:cs="Calibri"/>
              </w:rPr>
              <w:t xml:space="preserve"> and a final overall survey.</w:t>
            </w:r>
          </w:p>
        </w:tc>
      </w:tr>
      <w:tr w:rsidR="007116FC" w:rsidRPr="00D41DA4" w14:paraId="5AB4B875" w14:textId="77777777">
        <w:trPr>
          <w:trHeight w:val="444"/>
        </w:trPr>
        <w:tc>
          <w:tcPr>
            <w:tcW w:w="3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348BA1" w14:textId="62A9A6C9" w:rsidR="007116FC" w:rsidRPr="00D41DA4" w:rsidRDefault="007116FC" w:rsidP="007116FC">
            <w:pPr>
              <w:rPr>
                <w:rFonts w:ascii="Calibri" w:hAnsi="Calibri" w:cs="Calibri"/>
              </w:rPr>
            </w:pPr>
            <w:r w:rsidRPr="00D41DA4">
              <w:rPr>
                <w:rFonts w:ascii="Calibri" w:hAnsi="Calibri" w:cs="Calibri"/>
              </w:rPr>
              <w:t>22</w:t>
            </w:r>
            <w:r w:rsidRPr="00D41DA4">
              <w:rPr>
                <w:rFonts w:ascii="Calibri" w:hAnsi="Calibri" w:cs="Calibri"/>
                <w:vertAlign w:val="superscript"/>
              </w:rPr>
              <w:t>nd</w:t>
            </w:r>
            <w:r w:rsidRPr="00D41DA4">
              <w:rPr>
                <w:rFonts w:ascii="Calibri" w:hAnsi="Calibri" w:cs="Calibri"/>
              </w:rPr>
              <w:t xml:space="preserve"> December – January </w:t>
            </w:r>
            <w:r w:rsidR="002A780C" w:rsidRPr="00D41DA4">
              <w:rPr>
                <w:rFonts w:ascii="Calibri" w:hAnsi="Calibri" w:cs="Calibri"/>
              </w:rPr>
              <w:t>2021</w:t>
            </w:r>
          </w:p>
        </w:tc>
        <w:tc>
          <w:tcPr>
            <w:tcW w:w="10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DD8E9B" w14:textId="4A8B0263" w:rsidR="007116FC" w:rsidRPr="00D41DA4" w:rsidRDefault="003269B5" w:rsidP="007116FC">
            <w:pPr>
              <w:rPr>
                <w:rFonts w:ascii="Calibri" w:hAnsi="Calibri" w:cs="Calibri"/>
              </w:rPr>
            </w:pPr>
            <w:r>
              <w:rPr>
                <w:rFonts w:ascii="Calibri" w:hAnsi="Calibri" w:cs="Calibri"/>
              </w:rPr>
              <w:t>Organise the data, reflect on findings, discuss the results and write the</w:t>
            </w:r>
            <w:r w:rsidR="002A780C" w:rsidRPr="00D41DA4">
              <w:rPr>
                <w:rFonts w:ascii="Calibri" w:hAnsi="Calibri" w:cs="Calibri"/>
              </w:rPr>
              <w:t xml:space="preserve"> </w:t>
            </w:r>
            <w:r>
              <w:rPr>
                <w:rFonts w:ascii="Calibri" w:hAnsi="Calibri" w:cs="Calibri"/>
              </w:rPr>
              <w:t>c</w:t>
            </w:r>
            <w:r w:rsidR="002A780C" w:rsidRPr="00D41DA4">
              <w:rPr>
                <w:rFonts w:ascii="Calibri" w:hAnsi="Calibri" w:cs="Calibri"/>
              </w:rPr>
              <w:t xml:space="preserve">onclusion and </w:t>
            </w:r>
            <w:r>
              <w:rPr>
                <w:rFonts w:ascii="Calibri" w:hAnsi="Calibri" w:cs="Calibri"/>
              </w:rPr>
              <w:t>r</w:t>
            </w:r>
            <w:r w:rsidR="002A780C" w:rsidRPr="00D41DA4">
              <w:rPr>
                <w:rFonts w:ascii="Calibri" w:hAnsi="Calibri" w:cs="Calibri"/>
              </w:rPr>
              <w:t>ecommendations</w:t>
            </w:r>
            <w:r>
              <w:rPr>
                <w:rFonts w:ascii="Calibri" w:hAnsi="Calibri" w:cs="Calibri"/>
              </w:rPr>
              <w:t>.</w:t>
            </w:r>
          </w:p>
        </w:tc>
      </w:tr>
      <w:tr w:rsidR="007116FC" w:rsidRPr="00D41DA4" w14:paraId="1870E8DB" w14:textId="77777777">
        <w:trPr>
          <w:trHeight w:val="541"/>
        </w:trPr>
        <w:tc>
          <w:tcPr>
            <w:tcW w:w="3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154CEC" w14:textId="6E2103FD" w:rsidR="007116FC" w:rsidRPr="00D41DA4" w:rsidRDefault="002A780C" w:rsidP="007116FC">
            <w:pPr>
              <w:rPr>
                <w:rFonts w:ascii="Calibri" w:hAnsi="Calibri" w:cs="Calibri"/>
              </w:rPr>
            </w:pPr>
            <w:r w:rsidRPr="00D41DA4">
              <w:rPr>
                <w:rFonts w:ascii="Calibri" w:hAnsi="Calibri" w:cs="Calibri"/>
              </w:rPr>
              <w:t>January – March 2021</w:t>
            </w:r>
          </w:p>
        </w:tc>
        <w:tc>
          <w:tcPr>
            <w:tcW w:w="10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34F391" w14:textId="60B37E77" w:rsidR="007116FC" w:rsidRPr="00D41DA4" w:rsidRDefault="002A780C" w:rsidP="007116FC">
            <w:pPr>
              <w:rPr>
                <w:rFonts w:ascii="Calibri" w:hAnsi="Calibri" w:cs="Calibri"/>
              </w:rPr>
            </w:pPr>
            <w:r w:rsidRPr="00D41DA4">
              <w:rPr>
                <w:rFonts w:ascii="Calibri" w:hAnsi="Calibri" w:cs="Calibri"/>
              </w:rPr>
              <w:t xml:space="preserve">Prepare presentation </w:t>
            </w:r>
            <w:r w:rsidR="00C3384E">
              <w:rPr>
                <w:rFonts w:ascii="Calibri" w:hAnsi="Calibri" w:cs="Calibri"/>
              </w:rPr>
              <w:t xml:space="preserve">of action research project </w:t>
            </w:r>
            <w:r w:rsidRPr="00D41DA4">
              <w:rPr>
                <w:rFonts w:ascii="Calibri" w:hAnsi="Calibri" w:cs="Calibri"/>
              </w:rPr>
              <w:t xml:space="preserve">for </w:t>
            </w:r>
            <w:r w:rsidR="00C3384E">
              <w:rPr>
                <w:rFonts w:ascii="Calibri" w:hAnsi="Calibri" w:cs="Calibri"/>
              </w:rPr>
              <w:t>Final Year Research S</w:t>
            </w:r>
            <w:r w:rsidRPr="00D41DA4">
              <w:rPr>
                <w:rFonts w:ascii="Calibri" w:hAnsi="Calibri" w:cs="Calibri"/>
              </w:rPr>
              <w:t>ymposium.</w:t>
            </w:r>
          </w:p>
        </w:tc>
      </w:tr>
    </w:tbl>
    <w:p w14:paraId="7AABD345" w14:textId="5A51988E" w:rsidR="00EC121F" w:rsidRPr="00D41DA4" w:rsidRDefault="00EC121F">
      <w:pPr>
        <w:pStyle w:val="Body"/>
        <w:widowControl w:val="0"/>
        <w:spacing w:line="240" w:lineRule="auto"/>
        <w:rPr>
          <w:sz w:val="24"/>
          <w:szCs w:val="24"/>
          <w:lang w:val="en-IE"/>
        </w:rPr>
      </w:pPr>
    </w:p>
    <w:p w14:paraId="075656BB" w14:textId="77777777" w:rsidR="00EC121F" w:rsidRPr="00D41DA4" w:rsidRDefault="00EC121F">
      <w:pPr>
        <w:rPr>
          <w:rFonts w:ascii="Calibri" w:eastAsia="Calibri" w:hAnsi="Calibri" w:cs="Calibri"/>
          <w:color w:val="000000"/>
          <w:u w:color="000000"/>
          <w:lang w:val="en-IE" w:eastAsia="en-IE"/>
        </w:rPr>
      </w:pPr>
      <w:r w:rsidRPr="00D41DA4">
        <w:rPr>
          <w:rFonts w:ascii="Calibri" w:hAnsi="Calibri" w:cs="Calibri"/>
          <w:lang w:val="en-IE"/>
        </w:rPr>
        <w:br w:type="page"/>
      </w:r>
    </w:p>
    <w:p w14:paraId="603B3448" w14:textId="7F8240C9" w:rsidR="008A3346" w:rsidRPr="0082174E" w:rsidRDefault="00EC121F">
      <w:pPr>
        <w:pStyle w:val="Body"/>
        <w:widowControl w:val="0"/>
        <w:spacing w:line="240" w:lineRule="auto"/>
        <w:rPr>
          <w:b/>
          <w:bCs/>
          <w:sz w:val="24"/>
          <w:szCs w:val="24"/>
          <w:u w:val="single"/>
          <w:lang w:val="en-IE"/>
        </w:rPr>
      </w:pPr>
      <w:r w:rsidRPr="0082174E">
        <w:rPr>
          <w:b/>
          <w:bCs/>
          <w:sz w:val="24"/>
          <w:szCs w:val="24"/>
          <w:u w:val="single"/>
          <w:lang w:val="en-IE"/>
        </w:rPr>
        <w:lastRenderedPageBreak/>
        <w:t>Bibliography</w:t>
      </w:r>
    </w:p>
    <w:p w14:paraId="42FC66A4" w14:textId="6D697337" w:rsidR="002D2676" w:rsidRDefault="002D2676" w:rsidP="00D41DA4">
      <w:pPr>
        <w:pStyle w:val="Body"/>
        <w:widowControl w:val="0"/>
        <w:spacing w:after="0"/>
        <w:ind w:left="720" w:hanging="720"/>
        <w:rPr>
          <w:sz w:val="24"/>
          <w:szCs w:val="24"/>
          <w:lang w:val="en-IE"/>
        </w:rPr>
      </w:pPr>
      <w:r w:rsidRPr="00D41DA4">
        <w:rPr>
          <w:sz w:val="24"/>
          <w:szCs w:val="24"/>
          <w:lang w:val="en-IE"/>
        </w:rPr>
        <w:t xml:space="preserve">Aldon G., Cusi, A., Morselli, F., Panero, M. &amp; Sabena, C. (2017) ‘Formative Assessment and Technology: Reflections Developed Through the Collaboration Between Teachers and Researchers’, </w:t>
      </w:r>
      <w:r w:rsidRPr="00D41DA4">
        <w:rPr>
          <w:i/>
          <w:iCs/>
          <w:sz w:val="24"/>
          <w:szCs w:val="24"/>
          <w:lang w:val="en-IE"/>
        </w:rPr>
        <w:t>Advances in Mathematics Education</w:t>
      </w:r>
      <w:r w:rsidRPr="00D41DA4">
        <w:rPr>
          <w:sz w:val="24"/>
          <w:szCs w:val="24"/>
          <w:lang w:val="en-IE"/>
        </w:rPr>
        <w:t xml:space="preserve">: </w:t>
      </w:r>
      <w:r w:rsidRPr="00D41DA4">
        <w:rPr>
          <w:i/>
          <w:iCs/>
          <w:sz w:val="24"/>
          <w:szCs w:val="24"/>
          <w:lang w:val="en-IE"/>
        </w:rPr>
        <w:t>Mathematics and Technology</w:t>
      </w:r>
      <w:r w:rsidRPr="00D41DA4">
        <w:rPr>
          <w:sz w:val="24"/>
          <w:szCs w:val="24"/>
          <w:lang w:val="en-IE"/>
        </w:rPr>
        <w:t>, 15, pp.551-578.</w:t>
      </w:r>
    </w:p>
    <w:p w14:paraId="01760470" w14:textId="14AC3AFA" w:rsidR="000D1D80" w:rsidRPr="000D1D80" w:rsidRDefault="000D1D80" w:rsidP="000D1D80">
      <w:pPr>
        <w:pStyle w:val="Body"/>
        <w:widowControl w:val="0"/>
        <w:ind w:left="720" w:hanging="720"/>
        <w:rPr>
          <w:i/>
          <w:iCs/>
          <w:sz w:val="24"/>
          <w:szCs w:val="24"/>
          <w:lang w:val="en-IE"/>
        </w:rPr>
      </w:pPr>
      <w:r w:rsidRPr="000D1D80">
        <w:rPr>
          <w:sz w:val="24"/>
          <w:szCs w:val="24"/>
          <w:lang w:val="en-IE"/>
        </w:rPr>
        <w:t>Beauchamp,</w:t>
      </w:r>
      <w:r>
        <w:rPr>
          <w:sz w:val="24"/>
          <w:szCs w:val="24"/>
          <w:lang w:val="en-IE"/>
        </w:rPr>
        <w:t xml:space="preserve"> </w:t>
      </w:r>
      <w:r w:rsidRPr="000D1D80">
        <w:rPr>
          <w:sz w:val="24"/>
          <w:szCs w:val="24"/>
          <w:lang w:val="en-IE"/>
        </w:rPr>
        <w:t>C.</w:t>
      </w:r>
      <w:r>
        <w:rPr>
          <w:sz w:val="24"/>
          <w:szCs w:val="24"/>
          <w:lang w:val="en-IE"/>
        </w:rPr>
        <w:t xml:space="preserve"> &amp; </w:t>
      </w:r>
      <w:r w:rsidRPr="000D1D80">
        <w:rPr>
          <w:sz w:val="24"/>
          <w:szCs w:val="24"/>
          <w:lang w:val="en-IE"/>
        </w:rPr>
        <w:t>Thomas</w:t>
      </w:r>
      <w:r>
        <w:rPr>
          <w:sz w:val="24"/>
          <w:szCs w:val="24"/>
          <w:lang w:val="en-IE"/>
        </w:rPr>
        <w:t>, L. (</w:t>
      </w:r>
      <w:r w:rsidRPr="000D1D80">
        <w:rPr>
          <w:sz w:val="24"/>
          <w:szCs w:val="24"/>
          <w:lang w:val="en-IE"/>
        </w:rPr>
        <w:t>201</w:t>
      </w:r>
      <w:r>
        <w:rPr>
          <w:sz w:val="24"/>
          <w:szCs w:val="24"/>
          <w:lang w:val="en-IE"/>
        </w:rPr>
        <w:t xml:space="preserve">1) 'New teachers' identity shifts at the boundary of teacher education and initial practice', </w:t>
      </w:r>
      <w:r>
        <w:rPr>
          <w:i/>
          <w:iCs/>
          <w:sz w:val="24"/>
          <w:szCs w:val="24"/>
          <w:lang w:val="en-IE"/>
        </w:rPr>
        <w:t xml:space="preserve">International Journal of Educational Research, </w:t>
      </w:r>
      <w:r w:rsidRPr="000D1D80">
        <w:rPr>
          <w:sz w:val="24"/>
          <w:szCs w:val="24"/>
          <w:lang w:val="en-IE"/>
        </w:rPr>
        <w:t>50(1), pp.6-13.</w:t>
      </w:r>
    </w:p>
    <w:p w14:paraId="1EF1CFB7" w14:textId="77777777" w:rsidR="003C25E8" w:rsidRPr="00D41DA4" w:rsidRDefault="003C25E8" w:rsidP="00D41DA4">
      <w:pPr>
        <w:pStyle w:val="Body"/>
        <w:widowControl w:val="0"/>
        <w:spacing w:after="0"/>
        <w:ind w:left="720" w:hanging="720"/>
        <w:rPr>
          <w:sz w:val="24"/>
          <w:szCs w:val="24"/>
          <w:lang w:val="en-GB"/>
        </w:rPr>
      </w:pPr>
      <w:r w:rsidRPr="00D41DA4">
        <w:rPr>
          <w:sz w:val="24"/>
          <w:szCs w:val="24"/>
          <w:lang w:val="en-GB"/>
        </w:rPr>
        <w:t xml:space="preserve">Beatty, D. &amp; Gerace, W. J. (2009) ‘Technology-Enhanced Formative Assessment: A Research-Based Pedagogy for Teaching Science with Classroom Response Technology’, </w:t>
      </w:r>
      <w:r w:rsidRPr="00D41DA4">
        <w:rPr>
          <w:i/>
          <w:iCs/>
          <w:sz w:val="24"/>
          <w:szCs w:val="24"/>
          <w:lang w:val="en-GB"/>
        </w:rPr>
        <w:t xml:space="preserve">Journal of Science Education and Technology, </w:t>
      </w:r>
      <w:r w:rsidRPr="00D41DA4">
        <w:rPr>
          <w:sz w:val="24"/>
          <w:szCs w:val="24"/>
          <w:lang w:val="en-GB"/>
        </w:rPr>
        <w:t>18, pp.146-162.</w:t>
      </w:r>
    </w:p>
    <w:p w14:paraId="1DE08F2C" w14:textId="6AD0FE11" w:rsidR="003C25E8" w:rsidRPr="00D41DA4" w:rsidRDefault="003C25E8" w:rsidP="00D41DA4">
      <w:pPr>
        <w:pStyle w:val="Body"/>
        <w:widowControl w:val="0"/>
        <w:spacing w:after="0"/>
        <w:ind w:left="720" w:hanging="720"/>
        <w:rPr>
          <w:sz w:val="24"/>
          <w:szCs w:val="24"/>
          <w:lang w:val="en-GB"/>
        </w:rPr>
      </w:pPr>
      <w:r w:rsidRPr="00D41DA4">
        <w:rPr>
          <w:sz w:val="24"/>
          <w:szCs w:val="24"/>
          <w:lang w:val="en-GB"/>
        </w:rPr>
        <w:t xml:space="preserve">Cusi, A., Morselli, F. &amp; Sabena, C. (2019) ‘The Use of Polls to Enhance Formative Assessment Processes in Mathematics Classroom Discussions’, </w:t>
      </w:r>
      <w:r w:rsidRPr="00D41DA4">
        <w:rPr>
          <w:i/>
          <w:iCs/>
          <w:sz w:val="24"/>
          <w:szCs w:val="24"/>
          <w:lang w:val="en-GB"/>
        </w:rPr>
        <w:t>Technology in Mathematics Teaching</w:t>
      </w:r>
      <w:r w:rsidRPr="00D41DA4">
        <w:rPr>
          <w:sz w:val="24"/>
          <w:szCs w:val="24"/>
          <w:lang w:val="en-GB"/>
        </w:rPr>
        <w:t>, 13, pp.7-30.</w:t>
      </w:r>
    </w:p>
    <w:p w14:paraId="28F43299" w14:textId="74585863" w:rsidR="003C25E8" w:rsidRPr="00D41DA4" w:rsidRDefault="003C25E8" w:rsidP="00D41DA4">
      <w:pPr>
        <w:pStyle w:val="Body"/>
        <w:widowControl w:val="0"/>
        <w:spacing w:after="0"/>
        <w:ind w:left="720" w:hanging="720"/>
        <w:rPr>
          <w:sz w:val="24"/>
          <w:szCs w:val="24"/>
          <w:lang w:val="en-IE"/>
        </w:rPr>
      </w:pPr>
      <w:r w:rsidRPr="00D41DA4">
        <w:rPr>
          <w:sz w:val="24"/>
          <w:szCs w:val="24"/>
          <w:lang w:val="en-IE"/>
        </w:rPr>
        <w:t xml:space="preserve">Department of Education and Skills (2015) </w:t>
      </w:r>
      <w:r w:rsidRPr="00D41DA4">
        <w:rPr>
          <w:i/>
          <w:iCs/>
          <w:sz w:val="24"/>
          <w:szCs w:val="24"/>
          <w:lang w:val="en-IE"/>
        </w:rPr>
        <w:t>Framework for Junior Cycle.</w:t>
      </w:r>
      <w:r w:rsidRPr="00D41DA4">
        <w:rPr>
          <w:sz w:val="24"/>
          <w:szCs w:val="24"/>
          <w:lang w:val="en-IE"/>
        </w:rPr>
        <w:t xml:space="preserve"> Dublin: DES. Available at: </w:t>
      </w:r>
      <w:r w:rsidR="0093664C">
        <w:fldChar w:fldCharType="begin"/>
      </w:r>
      <w:r w:rsidR="0093664C">
        <w:instrText xml:space="preserve"> HYPERLINK "https://ncca.ie/media/3249/framework-for-junior-cycle-2015-en.pdf" </w:instrText>
      </w:r>
      <w:r w:rsidR="0093664C">
        <w:fldChar w:fldCharType="separate"/>
      </w:r>
      <w:r w:rsidRPr="00D41DA4">
        <w:rPr>
          <w:rStyle w:val="Hyperlink"/>
          <w:sz w:val="24"/>
          <w:szCs w:val="24"/>
          <w:lang w:val="en-IE"/>
        </w:rPr>
        <w:t>https://ncca.ie/media/3249/framework-for-junior-cycle-2015-en.pdf</w:t>
      </w:r>
      <w:r w:rsidR="0093664C">
        <w:rPr>
          <w:rStyle w:val="Hyperlink"/>
          <w:sz w:val="24"/>
          <w:szCs w:val="24"/>
          <w:lang w:val="en-IE"/>
        </w:rPr>
        <w:fldChar w:fldCharType="end"/>
      </w:r>
    </w:p>
    <w:p w14:paraId="1C34E70F" w14:textId="79A05EE9" w:rsidR="003C25E8" w:rsidRPr="00D41DA4" w:rsidRDefault="003C25E8" w:rsidP="00D41DA4">
      <w:pPr>
        <w:pStyle w:val="Body"/>
        <w:widowControl w:val="0"/>
        <w:spacing w:after="0"/>
        <w:ind w:left="720" w:hanging="720"/>
        <w:rPr>
          <w:sz w:val="24"/>
          <w:szCs w:val="24"/>
          <w:lang w:val="en-GB"/>
        </w:rPr>
      </w:pPr>
      <w:r w:rsidRPr="00D41DA4">
        <w:rPr>
          <w:sz w:val="24"/>
          <w:szCs w:val="24"/>
          <w:lang w:val="en-GB"/>
        </w:rPr>
        <w:t xml:space="preserve">Department of Education and Skills (2019) </w:t>
      </w:r>
      <w:r w:rsidRPr="00D41DA4">
        <w:rPr>
          <w:i/>
          <w:iCs/>
          <w:sz w:val="24"/>
          <w:szCs w:val="24"/>
          <w:lang w:val="en-GB"/>
        </w:rPr>
        <w:t xml:space="preserve">Digital Strategy for Schools 2015-2020: Action Plan 2019. </w:t>
      </w:r>
      <w:r w:rsidRPr="00D41DA4">
        <w:rPr>
          <w:sz w:val="24"/>
          <w:szCs w:val="24"/>
          <w:lang w:val="en-GB"/>
        </w:rPr>
        <w:t xml:space="preserve">Dublin: DES. Available at: </w:t>
      </w:r>
      <w:r w:rsidR="0093664C">
        <w:fldChar w:fldCharType="begin"/>
      </w:r>
      <w:r w:rsidR="0093664C">
        <w:instrText xml:space="preserve"> HYPERLINK "https://www.education.ie/en/Publications/Policy-Reports/digital-strategy-action-plan-2019.pdf" </w:instrText>
      </w:r>
      <w:r w:rsidR="0093664C">
        <w:fldChar w:fldCharType="separate"/>
      </w:r>
      <w:r w:rsidRPr="00D41DA4">
        <w:rPr>
          <w:rStyle w:val="Hyperlink"/>
          <w:sz w:val="24"/>
          <w:szCs w:val="24"/>
          <w:lang w:val="en-GB"/>
        </w:rPr>
        <w:t>https://www.education.ie/en/Publications/Policy-Reports/digital-strategy-action-plan-2019.pdf</w:t>
      </w:r>
      <w:r w:rsidR="0093664C">
        <w:rPr>
          <w:rStyle w:val="Hyperlink"/>
          <w:sz w:val="24"/>
          <w:szCs w:val="24"/>
          <w:lang w:val="en-GB"/>
        </w:rPr>
        <w:fldChar w:fldCharType="end"/>
      </w:r>
      <w:r w:rsidRPr="00D41DA4">
        <w:rPr>
          <w:sz w:val="24"/>
          <w:szCs w:val="24"/>
          <w:lang w:val="en-GB"/>
        </w:rPr>
        <w:t xml:space="preserve"> </w:t>
      </w:r>
    </w:p>
    <w:p w14:paraId="495CBEFF" w14:textId="2A054C70" w:rsidR="000F2FA3" w:rsidRPr="00996D88" w:rsidRDefault="000F2FA3" w:rsidP="00D41DA4">
      <w:pPr>
        <w:pStyle w:val="Body"/>
        <w:widowControl w:val="0"/>
        <w:spacing w:after="0"/>
        <w:ind w:left="720" w:hanging="720"/>
        <w:rPr>
          <w:sz w:val="24"/>
          <w:szCs w:val="24"/>
          <w:lang w:val="en-IE"/>
        </w:rPr>
      </w:pPr>
      <w:r>
        <w:rPr>
          <w:sz w:val="24"/>
          <w:szCs w:val="24"/>
          <w:lang w:val="en-IE"/>
        </w:rPr>
        <w:t xml:space="preserve">Department of Education and Skills (2020) </w:t>
      </w:r>
      <w:r>
        <w:rPr>
          <w:i/>
          <w:iCs/>
          <w:sz w:val="24"/>
          <w:szCs w:val="24"/>
          <w:lang w:val="en-IE"/>
        </w:rPr>
        <w:t>COVID-19 Response Plan for the safe and sustainable operation of Post Primary Schools.</w:t>
      </w:r>
      <w:r w:rsidR="00996D88">
        <w:rPr>
          <w:i/>
          <w:iCs/>
          <w:sz w:val="24"/>
          <w:szCs w:val="24"/>
          <w:lang w:val="en-IE"/>
        </w:rPr>
        <w:t xml:space="preserve"> </w:t>
      </w:r>
      <w:r w:rsidR="00996D88">
        <w:rPr>
          <w:sz w:val="24"/>
          <w:szCs w:val="24"/>
          <w:lang w:val="en-IE"/>
        </w:rPr>
        <w:t xml:space="preserve">Dublin: DES. Available at: </w:t>
      </w:r>
      <w:r w:rsidR="00996D88" w:rsidRPr="00996D88">
        <w:rPr>
          <w:sz w:val="24"/>
          <w:szCs w:val="24"/>
          <w:lang w:val="en-IE"/>
        </w:rPr>
        <w:t>https://assets.gov.ie/83312/6c36aaac-22fc-44fd-a4be-88cea4db82d6.pdf</w:t>
      </w:r>
    </w:p>
    <w:p w14:paraId="22EC1429" w14:textId="53F06B99" w:rsidR="00E932EB" w:rsidRPr="00D41DA4" w:rsidRDefault="00E932EB" w:rsidP="00D41DA4">
      <w:pPr>
        <w:pStyle w:val="Body"/>
        <w:widowControl w:val="0"/>
        <w:spacing w:after="0"/>
        <w:ind w:left="720" w:hanging="720"/>
        <w:rPr>
          <w:sz w:val="24"/>
          <w:szCs w:val="24"/>
          <w:lang w:val="en-IE"/>
        </w:rPr>
      </w:pPr>
      <w:r w:rsidRPr="00D41DA4">
        <w:rPr>
          <w:sz w:val="24"/>
          <w:szCs w:val="24"/>
          <w:lang w:val="en-IE"/>
        </w:rPr>
        <w:t xml:space="preserve">Driscoll, M. (2014) </w:t>
      </w:r>
      <w:r w:rsidRPr="00D41DA4">
        <w:rPr>
          <w:i/>
          <w:iCs/>
          <w:sz w:val="24"/>
          <w:szCs w:val="24"/>
          <w:lang w:val="en-IE"/>
        </w:rPr>
        <w:t>Psychology of Learning for In</w:t>
      </w:r>
      <w:r w:rsidR="00D41DA4">
        <w:rPr>
          <w:i/>
          <w:iCs/>
          <w:sz w:val="24"/>
          <w:szCs w:val="24"/>
          <w:lang w:val="en-IE"/>
        </w:rPr>
        <w:t>s</w:t>
      </w:r>
      <w:r w:rsidRPr="00D41DA4">
        <w:rPr>
          <w:i/>
          <w:iCs/>
          <w:sz w:val="24"/>
          <w:szCs w:val="24"/>
          <w:lang w:val="en-IE"/>
        </w:rPr>
        <w:t xml:space="preserve">truction. </w:t>
      </w:r>
      <w:r w:rsidRPr="00D41DA4">
        <w:rPr>
          <w:sz w:val="24"/>
          <w:szCs w:val="24"/>
          <w:lang w:val="en-IE"/>
        </w:rPr>
        <w:t>3</w:t>
      </w:r>
      <w:r w:rsidRPr="00D41DA4">
        <w:rPr>
          <w:sz w:val="24"/>
          <w:szCs w:val="24"/>
          <w:vertAlign w:val="superscript"/>
          <w:lang w:val="en-IE"/>
        </w:rPr>
        <w:t>rd</w:t>
      </w:r>
      <w:r w:rsidRPr="00D41DA4">
        <w:rPr>
          <w:sz w:val="24"/>
          <w:szCs w:val="24"/>
          <w:lang w:val="en-IE"/>
        </w:rPr>
        <w:t xml:space="preserve"> edition. Essex: Pearson Education Limited</w:t>
      </w:r>
    </w:p>
    <w:p w14:paraId="2199551D" w14:textId="5C4EC914" w:rsidR="003C25E8" w:rsidRDefault="003C25E8" w:rsidP="00D41DA4">
      <w:pPr>
        <w:pStyle w:val="Body"/>
        <w:widowControl w:val="0"/>
        <w:spacing w:after="0"/>
        <w:ind w:left="720" w:hanging="720"/>
        <w:rPr>
          <w:color w:val="000000" w:themeColor="text1"/>
          <w:sz w:val="24"/>
          <w:szCs w:val="24"/>
          <w:lang w:val="en-GB"/>
        </w:rPr>
      </w:pPr>
      <w:r w:rsidRPr="00D41DA4">
        <w:rPr>
          <w:color w:val="000000" w:themeColor="text1"/>
          <w:sz w:val="24"/>
          <w:szCs w:val="24"/>
          <w:lang w:val="en-GB"/>
        </w:rPr>
        <w:t xml:space="preserve">Gilakanji, A. P., Leong, L. M. &amp; Ismail, H. N. (2013) ‘Teachers’ Use of Technology and Constructivism’, </w:t>
      </w:r>
      <w:r w:rsidRPr="00D41DA4">
        <w:rPr>
          <w:i/>
          <w:iCs/>
          <w:color w:val="000000" w:themeColor="text1"/>
          <w:sz w:val="24"/>
          <w:szCs w:val="24"/>
          <w:lang w:val="en-GB"/>
        </w:rPr>
        <w:t xml:space="preserve">International Journal of Modern Education and Computer Science, </w:t>
      </w:r>
      <w:r w:rsidRPr="00D41DA4">
        <w:rPr>
          <w:color w:val="000000" w:themeColor="text1"/>
          <w:sz w:val="24"/>
          <w:szCs w:val="24"/>
          <w:lang w:val="en-GB"/>
        </w:rPr>
        <w:t>4, pp.49-63.</w:t>
      </w:r>
    </w:p>
    <w:p w14:paraId="5584F9D4" w14:textId="070E4925" w:rsidR="00935D34" w:rsidRPr="00935D34" w:rsidRDefault="00935D34" w:rsidP="00D41DA4">
      <w:pPr>
        <w:pStyle w:val="Body"/>
        <w:widowControl w:val="0"/>
        <w:spacing w:after="0"/>
        <w:ind w:left="720" w:hanging="720"/>
        <w:rPr>
          <w:color w:val="000000" w:themeColor="text1"/>
          <w:sz w:val="24"/>
          <w:szCs w:val="24"/>
          <w:lang w:val="en-GB"/>
        </w:rPr>
      </w:pPr>
      <w:r>
        <w:rPr>
          <w:color w:val="000000" w:themeColor="text1"/>
          <w:sz w:val="24"/>
          <w:szCs w:val="24"/>
          <w:lang w:val="en-GB"/>
        </w:rPr>
        <w:t xml:space="preserve">Hiebert, J., Morris, A. K. &amp; Glass, B. (2003) 'Learning to Teach: An "Experiment" Model </w:t>
      </w:r>
      <w:proofErr w:type="gramStart"/>
      <w:r>
        <w:rPr>
          <w:color w:val="000000" w:themeColor="text1"/>
          <w:sz w:val="24"/>
          <w:szCs w:val="24"/>
          <w:lang w:val="en-GB"/>
        </w:rPr>
        <w:t>For</w:t>
      </w:r>
      <w:proofErr w:type="gramEnd"/>
      <w:r>
        <w:rPr>
          <w:color w:val="000000" w:themeColor="text1"/>
          <w:sz w:val="24"/>
          <w:szCs w:val="24"/>
          <w:lang w:val="en-GB"/>
        </w:rPr>
        <w:t xml:space="preserve"> Teaching And Teacher Preparation in Mathematics', </w:t>
      </w:r>
      <w:r>
        <w:rPr>
          <w:i/>
          <w:iCs/>
          <w:color w:val="000000" w:themeColor="text1"/>
          <w:sz w:val="24"/>
          <w:szCs w:val="24"/>
          <w:lang w:val="en-GB"/>
        </w:rPr>
        <w:t xml:space="preserve">Journal of Mathematics Teacher Education, </w:t>
      </w:r>
      <w:r>
        <w:rPr>
          <w:color w:val="000000" w:themeColor="text1"/>
          <w:sz w:val="24"/>
          <w:szCs w:val="24"/>
          <w:lang w:val="en-GB"/>
        </w:rPr>
        <w:t>6(3), pp.201-222.</w:t>
      </w:r>
    </w:p>
    <w:p w14:paraId="4D65E0E8" w14:textId="1B60314D" w:rsidR="00D41DA4" w:rsidRDefault="00D41DA4" w:rsidP="00D41DA4">
      <w:pPr>
        <w:autoSpaceDE w:val="0"/>
        <w:adjustRightInd w:val="0"/>
        <w:spacing w:line="276" w:lineRule="auto"/>
        <w:ind w:left="720" w:hanging="720"/>
        <w:rPr>
          <w:rFonts w:ascii="Calibri" w:hAnsi="Calibri" w:cs="Calibri"/>
          <w:color w:val="000000" w:themeColor="text1"/>
        </w:rPr>
      </w:pPr>
      <w:r w:rsidRPr="00D41DA4">
        <w:rPr>
          <w:rFonts w:ascii="Calibri" w:hAnsi="Calibri" w:cs="Calibri"/>
          <w:color w:val="000000" w:themeColor="text1"/>
        </w:rPr>
        <w:t xml:space="preserve">Marcus-Quinn A., Hourigan, T. &amp; McCoy, S. (2019) ‘The Digital Learning Movement: How Should Irish Schools Respond?’, </w:t>
      </w:r>
      <w:r w:rsidRPr="00D41DA4">
        <w:rPr>
          <w:rFonts w:ascii="Calibri" w:hAnsi="Calibri" w:cs="Calibri"/>
          <w:i/>
          <w:iCs/>
          <w:color w:val="000000" w:themeColor="text1"/>
        </w:rPr>
        <w:t xml:space="preserve">The Economic and Social Review, </w:t>
      </w:r>
      <w:r w:rsidRPr="00D41DA4">
        <w:rPr>
          <w:rFonts w:ascii="Calibri" w:hAnsi="Calibri" w:cs="Calibri"/>
          <w:color w:val="000000" w:themeColor="text1"/>
        </w:rPr>
        <w:t>50(4), pp.767-783.</w:t>
      </w:r>
    </w:p>
    <w:p w14:paraId="54501024" w14:textId="4D9EDE2B" w:rsidR="006E2F77" w:rsidRPr="006E2F77" w:rsidRDefault="006E2F77" w:rsidP="00D41DA4">
      <w:pPr>
        <w:autoSpaceDE w:val="0"/>
        <w:adjustRightInd w:val="0"/>
        <w:spacing w:line="276" w:lineRule="auto"/>
        <w:ind w:left="720" w:hanging="720"/>
        <w:rPr>
          <w:rFonts w:ascii="Calibri" w:hAnsi="Calibri" w:cs="Calibri"/>
          <w:color w:val="000000" w:themeColor="text1"/>
        </w:rPr>
      </w:pPr>
      <w:r>
        <w:rPr>
          <w:rFonts w:ascii="Calibri" w:hAnsi="Calibri" w:cs="Calibri"/>
          <w:color w:val="000000" w:themeColor="text1"/>
        </w:rPr>
        <w:t xml:space="preserve">McMillan, J. (1996) </w:t>
      </w:r>
      <w:r>
        <w:rPr>
          <w:rFonts w:ascii="Calibri" w:hAnsi="Calibri" w:cs="Calibri"/>
          <w:i/>
          <w:iCs/>
          <w:color w:val="000000" w:themeColor="text1"/>
        </w:rPr>
        <w:t xml:space="preserve">Educational Research: Fundamentals for the Consumer. </w:t>
      </w:r>
      <w:r>
        <w:rPr>
          <w:rFonts w:ascii="Calibri" w:hAnsi="Calibri" w:cs="Calibri"/>
          <w:color w:val="000000" w:themeColor="text1"/>
        </w:rPr>
        <w:t>2</w:t>
      </w:r>
      <w:r w:rsidRPr="006E2F77">
        <w:rPr>
          <w:rFonts w:ascii="Calibri" w:hAnsi="Calibri" w:cs="Calibri"/>
          <w:color w:val="000000" w:themeColor="text1"/>
          <w:vertAlign w:val="superscript"/>
        </w:rPr>
        <w:t>nd</w:t>
      </w:r>
      <w:r>
        <w:rPr>
          <w:rFonts w:ascii="Calibri" w:hAnsi="Calibri" w:cs="Calibri"/>
          <w:color w:val="000000" w:themeColor="text1"/>
        </w:rPr>
        <w:t xml:space="preserve"> edn. New York: Harper Collins.</w:t>
      </w:r>
    </w:p>
    <w:p w14:paraId="7116E035" w14:textId="1E117492" w:rsidR="002D2676" w:rsidRPr="00D41DA4" w:rsidRDefault="002D2676" w:rsidP="00D41DA4">
      <w:pPr>
        <w:pStyle w:val="Body"/>
        <w:widowControl w:val="0"/>
        <w:spacing w:after="0"/>
        <w:ind w:left="720" w:hanging="720"/>
        <w:rPr>
          <w:i/>
          <w:iCs/>
          <w:sz w:val="24"/>
          <w:szCs w:val="24"/>
          <w:lang w:val="en-IE"/>
        </w:rPr>
      </w:pPr>
      <w:r w:rsidRPr="00D41DA4">
        <w:rPr>
          <w:sz w:val="24"/>
          <w:szCs w:val="24"/>
          <w:lang w:val="en-IE"/>
        </w:rPr>
        <w:t xml:space="preserve">Shannon-Baker, P. (2015) ‘Making Paradigms Meaningful in Mixed Methods Research’, </w:t>
      </w:r>
      <w:r w:rsidRPr="00D41DA4">
        <w:rPr>
          <w:i/>
          <w:iCs/>
          <w:sz w:val="24"/>
          <w:szCs w:val="24"/>
          <w:lang w:val="en-IE"/>
        </w:rPr>
        <w:t xml:space="preserve">Journal of Mixed Methods Research, </w:t>
      </w:r>
    </w:p>
    <w:p w14:paraId="01064373" w14:textId="14E291A3" w:rsidR="00126B9A" w:rsidRPr="00D41DA4" w:rsidRDefault="00126B9A" w:rsidP="00D41DA4">
      <w:pPr>
        <w:pStyle w:val="Body"/>
        <w:widowControl w:val="0"/>
        <w:spacing w:after="0"/>
        <w:ind w:left="720" w:hanging="720"/>
        <w:rPr>
          <w:sz w:val="24"/>
          <w:szCs w:val="24"/>
          <w:lang w:val="en-GB"/>
        </w:rPr>
      </w:pPr>
      <w:r w:rsidRPr="00D41DA4">
        <w:rPr>
          <w:sz w:val="24"/>
          <w:szCs w:val="24"/>
          <w:lang w:val="en-GB"/>
        </w:rPr>
        <w:t xml:space="preserve">Shamoo, A. &amp; Resnik, D. (2009) </w:t>
      </w:r>
      <w:r w:rsidRPr="00D41DA4">
        <w:rPr>
          <w:i/>
          <w:iCs/>
          <w:sz w:val="24"/>
          <w:szCs w:val="24"/>
          <w:lang w:val="en-GB"/>
        </w:rPr>
        <w:t>Responsible Conduct of Research</w:t>
      </w:r>
      <w:r w:rsidR="006E2F77">
        <w:rPr>
          <w:i/>
          <w:iCs/>
          <w:sz w:val="24"/>
          <w:szCs w:val="24"/>
          <w:lang w:val="en-GB"/>
        </w:rPr>
        <w:t>.</w:t>
      </w:r>
      <w:r w:rsidRPr="00D41DA4">
        <w:rPr>
          <w:i/>
          <w:iCs/>
          <w:sz w:val="24"/>
          <w:szCs w:val="24"/>
          <w:lang w:val="en-GB"/>
        </w:rPr>
        <w:t xml:space="preserve"> </w:t>
      </w:r>
      <w:r w:rsidRPr="00D41DA4">
        <w:rPr>
          <w:sz w:val="24"/>
          <w:szCs w:val="24"/>
          <w:lang w:val="en-GB"/>
        </w:rPr>
        <w:t>2</w:t>
      </w:r>
      <w:r w:rsidRPr="00D41DA4">
        <w:rPr>
          <w:sz w:val="24"/>
          <w:szCs w:val="24"/>
          <w:vertAlign w:val="superscript"/>
          <w:lang w:val="en-GB"/>
        </w:rPr>
        <w:t>nd</w:t>
      </w:r>
      <w:r w:rsidRPr="00D41DA4">
        <w:rPr>
          <w:sz w:val="24"/>
          <w:szCs w:val="24"/>
          <w:lang w:val="en-GB"/>
        </w:rPr>
        <w:t xml:space="preserve"> edn</w:t>
      </w:r>
      <w:r w:rsidRPr="00D41DA4">
        <w:rPr>
          <w:i/>
          <w:iCs/>
          <w:sz w:val="24"/>
          <w:szCs w:val="24"/>
          <w:lang w:val="en-GB"/>
        </w:rPr>
        <w:t xml:space="preserve">. </w:t>
      </w:r>
      <w:r w:rsidRPr="00D41DA4">
        <w:rPr>
          <w:sz w:val="24"/>
          <w:szCs w:val="24"/>
          <w:lang w:val="en-GB"/>
        </w:rPr>
        <w:t>New York: Oxford University Press.</w:t>
      </w:r>
    </w:p>
    <w:p w14:paraId="374A504E" w14:textId="393AA3F7" w:rsidR="0081653A" w:rsidRPr="0081653A" w:rsidRDefault="0081653A" w:rsidP="00D41DA4">
      <w:pPr>
        <w:pStyle w:val="Body"/>
        <w:widowControl w:val="0"/>
        <w:spacing w:after="0"/>
        <w:ind w:left="720" w:hanging="720"/>
        <w:rPr>
          <w:sz w:val="24"/>
          <w:szCs w:val="24"/>
          <w:lang w:val="en-GB"/>
        </w:rPr>
      </w:pPr>
      <w:r>
        <w:rPr>
          <w:sz w:val="24"/>
          <w:szCs w:val="24"/>
          <w:lang w:val="en-GB"/>
        </w:rPr>
        <w:lastRenderedPageBreak/>
        <w:t xml:space="preserve">Sullivan, B., Glenn, M., Roche, M. &amp; McDonagh, C. (2016) </w:t>
      </w:r>
      <w:r>
        <w:rPr>
          <w:i/>
          <w:iCs/>
          <w:sz w:val="24"/>
          <w:szCs w:val="24"/>
          <w:lang w:val="en-GB"/>
        </w:rPr>
        <w:t xml:space="preserve">Introduction to Critical Reflection and Action for Teacher Researchers. </w:t>
      </w:r>
      <w:r>
        <w:rPr>
          <w:sz w:val="24"/>
          <w:szCs w:val="24"/>
          <w:lang w:val="en-GB"/>
        </w:rPr>
        <w:t>New York: Routledge.</w:t>
      </w:r>
    </w:p>
    <w:p w14:paraId="1EB1BB5D" w14:textId="1585563E" w:rsidR="003C25E8" w:rsidRPr="00D41DA4" w:rsidRDefault="003C25E8" w:rsidP="00D41DA4">
      <w:pPr>
        <w:pStyle w:val="Body"/>
        <w:widowControl w:val="0"/>
        <w:spacing w:after="0"/>
        <w:ind w:left="720" w:hanging="720"/>
        <w:rPr>
          <w:b/>
          <w:bCs/>
          <w:sz w:val="24"/>
          <w:szCs w:val="24"/>
          <w:lang w:val="en-GB"/>
        </w:rPr>
      </w:pPr>
      <w:r w:rsidRPr="00D41DA4">
        <w:rPr>
          <w:sz w:val="24"/>
          <w:szCs w:val="24"/>
          <w:lang w:val="en-GB"/>
        </w:rPr>
        <w:t xml:space="preserve">O’Mahony, Tom (2017) ‘The Impact of a Constructivist Approach to Assessment and Feedback on Student Satisfaction and Learning: A case-study’, </w:t>
      </w:r>
      <w:r w:rsidRPr="00D41DA4">
        <w:rPr>
          <w:i/>
          <w:iCs/>
          <w:sz w:val="24"/>
          <w:szCs w:val="24"/>
          <w:lang w:val="en-GB"/>
        </w:rPr>
        <w:t xml:space="preserve">All Ireland Journal of Teaching and Learning in Higher Education, </w:t>
      </w:r>
      <w:r w:rsidRPr="00D41DA4">
        <w:rPr>
          <w:sz w:val="24"/>
          <w:szCs w:val="24"/>
          <w:lang w:val="en-GB"/>
        </w:rPr>
        <w:t>9, pp.2871-28719.</w:t>
      </w:r>
    </w:p>
    <w:p w14:paraId="78A99AEF" w14:textId="015436CF" w:rsidR="0098092A" w:rsidRPr="00D41DA4" w:rsidRDefault="0098092A" w:rsidP="00D41DA4">
      <w:pPr>
        <w:pStyle w:val="Body"/>
        <w:widowControl w:val="0"/>
        <w:spacing w:after="0"/>
        <w:ind w:left="720" w:hanging="720"/>
        <w:rPr>
          <w:sz w:val="24"/>
          <w:szCs w:val="24"/>
          <w:lang w:val="en-IE"/>
        </w:rPr>
      </w:pPr>
      <w:r w:rsidRPr="00D41DA4">
        <w:rPr>
          <w:sz w:val="24"/>
          <w:szCs w:val="24"/>
          <w:lang w:val="en-IE"/>
        </w:rPr>
        <w:t xml:space="preserve">Somekh , B. &amp; Lewin, C. (2005) </w:t>
      </w:r>
      <w:r w:rsidRPr="00D41DA4">
        <w:rPr>
          <w:i/>
          <w:iCs/>
          <w:sz w:val="24"/>
          <w:szCs w:val="24"/>
          <w:lang w:val="en-IE"/>
        </w:rPr>
        <w:t>Research methods in the s</w:t>
      </w:r>
      <w:r w:rsidR="003C25E8" w:rsidRPr="00D41DA4">
        <w:rPr>
          <w:i/>
          <w:iCs/>
          <w:sz w:val="24"/>
          <w:szCs w:val="24"/>
          <w:lang w:val="en-IE"/>
        </w:rPr>
        <w:t>oc</w:t>
      </w:r>
      <w:r w:rsidRPr="00D41DA4">
        <w:rPr>
          <w:i/>
          <w:iCs/>
          <w:sz w:val="24"/>
          <w:szCs w:val="24"/>
          <w:lang w:val="en-IE"/>
        </w:rPr>
        <w:t xml:space="preserve">ial sciences. </w:t>
      </w:r>
      <w:r w:rsidRPr="00D41DA4">
        <w:rPr>
          <w:sz w:val="24"/>
          <w:szCs w:val="24"/>
          <w:lang w:val="en-IE"/>
        </w:rPr>
        <w:t>Thousand Oaks: Sage.</w:t>
      </w:r>
    </w:p>
    <w:p w14:paraId="7A20E7D3" w14:textId="77777777" w:rsidR="003C25E8" w:rsidRPr="00D41DA4" w:rsidRDefault="003C25E8" w:rsidP="00D41DA4">
      <w:pPr>
        <w:pStyle w:val="Body"/>
        <w:widowControl w:val="0"/>
        <w:spacing w:after="0"/>
        <w:ind w:left="720" w:hanging="720"/>
        <w:rPr>
          <w:sz w:val="24"/>
          <w:szCs w:val="24"/>
          <w:lang w:val="en-IE"/>
        </w:rPr>
      </w:pPr>
      <w:r w:rsidRPr="00D41DA4">
        <w:rPr>
          <w:sz w:val="24"/>
          <w:szCs w:val="24"/>
          <w:lang w:val="en-IE"/>
        </w:rPr>
        <w:t xml:space="preserve">Wang, F. &amp; Hannafin, M. J. (2005) ‘Design-Based Research and Technology-Enhanced Learning Environments’, </w:t>
      </w:r>
      <w:r w:rsidRPr="00D41DA4">
        <w:rPr>
          <w:i/>
          <w:iCs/>
          <w:sz w:val="24"/>
          <w:szCs w:val="24"/>
          <w:lang w:val="en-IE"/>
        </w:rPr>
        <w:t xml:space="preserve">Educational Technology Research and Development, 53(4), </w:t>
      </w:r>
      <w:r w:rsidRPr="00D41DA4">
        <w:rPr>
          <w:sz w:val="24"/>
          <w:szCs w:val="24"/>
          <w:lang w:val="en-IE"/>
        </w:rPr>
        <w:t>pp.5-23.</w:t>
      </w:r>
    </w:p>
    <w:bookmarkEnd w:id="0"/>
    <w:bookmarkEnd w:id="1"/>
    <w:p w14:paraId="16C762AB" w14:textId="77777777" w:rsidR="003C25E8" w:rsidRPr="00D41DA4" w:rsidRDefault="003C25E8" w:rsidP="00D41DA4">
      <w:pPr>
        <w:pStyle w:val="Body"/>
        <w:widowControl w:val="0"/>
        <w:spacing w:after="0"/>
        <w:ind w:left="720" w:hanging="720"/>
        <w:rPr>
          <w:sz w:val="24"/>
          <w:szCs w:val="24"/>
          <w:lang w:val="en-IE"/>
        </w:rPr>
      </w:pPr>
    </w:p>
    <w:sectPr w:rsidR="003C25E8" w:rsidRPr="00D41DA4" w:rsidSect="00DD6C3B">
      <w:headerReference w:type="default" r:id="rId7"/>
      <w:pgSz w:w="16840" w:h="11900" w:orient="landscape"/>
      <w:pgMar w:top="1440" w:right="1440" w:bottom="1440" w:left="1440" w:header="708" w:footer="708" w:gutter="0"/>
      <w:cols w:space="720"/>
      <w:docGrid w:linePitch="326"/>
      <w:sectPrChange w:id="20" w:author="MAC LIATHAIN, CIAN" w:date="2021-03-11T13:07:00Z">
        <w:sectPr w:rsidR="003C25E8" w:rsidRPr="00D41DA4" w:rsidSect="00DD6C3B">
          <w:pgMar w:top="1440" w:right="1440" w:bottom="1440" w:left="1440" w:header="708" w:footer="708" w:gutter="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51C58D" w14:textId="77777777" w:rsidR="001E4E42" w:rsidRDefault="001E4E42">
      <w:r>
        <w:separator/>
      </w:r>
    </w:p>
  </w:endnote>
  <w:endnote w:type="continuationSeparator" w:id="0">
    <w:p w14:paraId="2331ABCD" w14:textId="77777777" w:rsidR="001E4E42" w:rsidRDefault="001E4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panose1 w:val="00000500000000020000"/>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519C84" w14:textId="77777777" w:rsidR="001E4E42" w:rsidRDefault="001E4E42">
      <w:r>
        <w:separator/>
      </w:r>
    </w:p>
  </w:footnote>
  <w:footnote w:type="continuationSeparator" w:id="0">
    <w:p w14:paraId="4C2A316F" w14:textId="77777777" w:rsidR="001E4E42" w:rsidRDefault="001E4E42">
      <w:r>
        <w:continuationSeparator/>
      </w:r>
    </w:p>
  </w:footnote>
  <w:footnote w:type="continuationNotice" w:id="1">
    <w:p w14:paraId="5664EE9A" w14:textId="77777777" w:rsidR="001E4E42" w:rsidRDefault="001E4E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0B67C9" w14:textId="23A47657" w:rsidR="003A171C" w:rsidRPr="00CE6380" w:rsidRDefault="003A171C">
    <w:pPr>
      <w:pStyle w:val="Header"/>
      <w:rPr>
        <w:rFonts w:ascii="Cambria" w:hAnsi="Cambria"/>
        <w:sz w:val="32"/>
        <w:szCs w:val="32"/>
      </w:rPr>
    </w:pPr>
    <w:r w:rsidRPr="00CE6380">
      <w:rPr>
        <w:rFonts w:ascii="Cambria" w:hAnsi="Cambria"/>
        <w:sz w:val="32"/>
        <w:szCs w:val="32"/>
      </w:rPr>
      <w:t>Synopsis of Research Methodology</w:t>
    </w:r>
    <w:r w:rsidRPr="00CE6380">
      <w:rPr>
        <w:rFonts w:ascii="Cambria" w:hAnsi="Cambria"/>
        <w:sz w:val="32"/>
        <w:szCs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C1BA5"/>
    <w:multiLevelType w:val="hybridMultilevel"/>
    <w:tmpl w:val="8A7C4E6A"/>
    <w:lvl w:ilvl="0" w:tplc="083C0001">
      <w:start w:val="1"/>
      <w:numFmt w:val="bullet"/>
      <w:lvlText w:val=""/>
      <w:lvlJc w:val="left"/>
      <w:pPr>
        <w:ind w:left="360" w:hanging="360"/>
      </w:pPr>
      <w:rPr>
        <w:rFonts w:ascii="Symbol" w:hAnsi="Symbol" w:hint="default"/>
      </w:rPr>
    </w:lvl>
    <w:lvl w:ilvl="1" w:tplc="083C0003" w:tentative="1">
      <w:start w:val="1"/>
      <w:numFmt w:val="bullet"/>
      <w:lvlText w:val="o"/>
      <w:lvlJc w:val="left"/>
      <w:pPr>
        <w:ind w:left="1080" w:hanging="360"/>
      </w:pPr>
      <w:rPr>
        <w:rFonts w:ascii="Courier New" w:hAnsi="Courier New" w:cs="Courier New" w:hint="default"/>
      </w:rPr>
    </w:lvl>
    <w:lvl w:ilvl="2" w:tplc="083C0005" w:tentative="1">
      <w:start w:val="1"/>
      <w:numFmt w:val="bullet"/>
      <w:lvlText w:val=""/>
      <w:lvlJc w:val="left"/>
      <w:pPr>
        <w:ind w:left="1800" w:hanging="360"/>
      </w:pPr>
      <w:rPr>
        <w:rFonts w:ascii="Wingdings" w:hAnsi="Wingdings" w:hint="default"/>
      </w:rPr>
    </w:lvl>
    <w:lvl w:ilvl="3" w:tplc="083C0001" w:tentative="1">
      <w:start w:val="1"/>
      <w:numFmt w:val="bullet"/>
      <w:lvlText w:val=""/>
      <w:lvlJc w:val="left"/>
      <w:pPr>
        <w:ind w:left="2520" w:hanging="360"/>
      </w:pPr>
      <w:rPr>
        <w:rFonts w:ascii="Symbol" w:hAnsi="Symbol" w:hint="default"/>
      </w:rPr>
    </w:lvl>
    <w:lvl w:ilvl="4" w:tplc="083C0003" w:tentative="1">
      <w:start w:val="1"/>
      <w:numFmt w:val="bullet"/>
      <w:lvlText w:val="o"/>
      <w:lvlJc w:val="left"/>
      <w:pPr>
        <w:ind w:left="3240" w:hanging="360"/>
      </w:pPr>
      <w:rPr>
        <w:rFonts w:ascii="Courier New" w:hAnsi="Courier New" w:cs="Courier New" w:hint="default"/>
      </w:rPr>
    </w:lvl>
    <w:lvl w:ilvl="5" w:tplc="083C0005" w:tentative="1">
      <w:start w:val="1"/>
      <w:numFmt w:val="bullet"/>
      <w:lvlText w:val=""/>
      <w:lvlJc w:val="left"/>
      <w:pPr>
        <w:ind w:left="3960" w:hanging="360"/>
      </w:pPr>
      <w:rPr>
        <w:rFonts w:ascii="Wingdings" w:hAnsi="Wingdings" w:hint="default"/>
      </w:rPr>
    </w:lvl>
    <w:lvl w:ilvl="6" w:tplc="083C0001" w:tentative="1">
      <w:start w:val="1"/>
      <w:numFmt w:val="bullet"/>
      <w:lvlText w:val=""/>
      <w:lvlJc w:val="left"/>
      <w:pPr>
        <w:ind w:left="4680" w:hanging="360"/>
      </w:pPr>
      <w:rPr>
        <w:rFonts w:ascii="Symbol" w:hAnsi="Symbol" w:hint="default"/>
      </w:rPr>
    </w:lvl>
    <w:lvl w:ilvl="7" w:tplc="083C0003" w:tentative="1">
      <w:start w:val="1"/>
      <w:numFmt w:val="bullet"/>
      <w:lvlText w:val="o"/>
      <w:lvlJc w:val="left"/>
      <w:pPr>
        <w:ind w:left="5400" w:hanging="360"/>
      </w:pPr>
      <w:rPr>
        <w:rFonts w:ascii="Courier New" w:hAnsi="Courier New" w:cs="Courier New" w:hint="default"/>
      </w:rPr>
    </w:lvl>
    <w:lvl w:ilvl="8" w:tplc="083C0005" w:tentative="1">
      <w:start w:val="1"/>
      <w:numFmt w:val="bullet"/>
      <w:lvlText w:val=""/>
      <w:lvlJc w:val="left"/>
      <w:pPr>
        <w:ind w:left="6120" w:hanging="360"/>
      </w:pPr>
      <w:rPr>
        <w:rFonts w:ascii="Wingdings" w:hAnsi="Wingdings" w:hint="default"/>
      </w:rPr>
    </w:lvl>
  </w:abstractNum>
  <w:abstractNum w:abstractNumId="1" w15:restartNumberingAfterBreak="0">
    <w:nsid w:val="27F47D95"/>
    <w:multiLevelType w:val="hybridMultilevel"/>
    <w:tmpl w:val="230E4184"/>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2" w15:restartNumberingAfterBreak="0">
    <w:nsid w:val="5FEC3023"/>
    <w:multiLevelType w:val="hybridMultilevel"/>
    <w:tmpl w:val="C8F641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C LIATHAIN, CIAN">
    <w15:presenceInfo w15:providerId="AD" w15:userId="S::c.macliathain2@nuigalway.ie::95bb99b3-31e7-41b3-9e7d-df00807e78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5"/>
  <w:proofState w:grammar="clean"/>
  <w:defaultTabStop w:val="720"/>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346"/>
    <w:rsid w:val="000059AA"/>
    <w:rsid w:val="000107B5"/>
    <w:rsid w:val="00025D89"/>
    <w:rsid w:val="00031B85"/>
    <w:rsid w:val="00040C7D"/>
    <w:rsid w:val="000824ED"/>
    <w:rsid w:val="000A14E8"/>
    <w:rsid w:val="000C2E37"/>
    <w:rsid w:val="000D1D80"/>
    <w:rsid w:val="000E7A0F"/>
    <w:rsid w:val="000F2FA3"/>
    <w:rsid w:val="00104945"/>
    <w:rsid w:val="0011751F"/>
    <w:rsid w:val="00126B9A"/>
    <w:rsid w:val="0013105D"/>
    <w:rsid w:val="00134F53"/>
    <w:rsid w:val="00176268"/>
    <w:rsid w:val="00177D49"/>
    <w:rsid w:val="001E4E42"/>
    <w:rsid w:val="001F0D55"/>
    <w:rsid w:val="00211432"/>
    <w:rsid w:val="0024550C"/>
    <w:rsid w:val="00260258"/>
    <w:rsid w:val="002732CB"/>
    <w:rsid w:val="00294C6F"/>
    <w:rsid w:val="0029702B"/>
    <w:rsid w:val="002A299C"/>
    <w:rsid w:val="002A4E50"/>
    <w:rsid w:val="002A780C"/>
    <w:rsid w:val="002D2676"/>
    <w:rsid w:val="002D6AC6"/>
    <w:rsid w:val="002D7E87"/>
    <w:rsid w:val="002F36F0"/>
    <w:rsid w:val="002F6387"/>
    <w:rsid w:val="00314D47"/>
    <w:rsid w:val="003160A9"/>
    <w:rsid w:val="003269B5"/>
    <w:rsid w:val="00376222"/>
    <w:rsid w:val="003873E1"/>
    <w:rsid w:val="00387671"/>
    <w:rsid w:val="003A171C"/>
    <w:rsid w:val="003C25E8"/>
    <w:rsid w:val="003C630E"/>
    <w:rsid w:val="003D182E"/>
    <w:rsid w:val="003D55EA"/>
    <w:rsid w:val="003E1C45"/>
    <w:rsid w:val="00402B80"/>
    <w:rsid w:val="00430D17"/>
    <w:rsid w:val="004362B8"/>
    <w:rsid w:val="00445205"/>
    <w:rsid w:val="00454C7B"/>
    <w:rsid w:val="00481C56"/>
    <w:rsid w:val="004876A9"/>
    <w:rsid w:val="0049274D"/>
    <w:rsid w:val="004C3E72"/>
    <w:rsid w:val="004C5567"/>
    <w:rsid w:val="00504577"/>
    <w:rsid w:val="00533362"/>
    <w:rsid w:val="00535CF3"/>
    <w:rsid w:val="00566A6A"/>
    <w:rsid w:val="00577490"/>
    <w:rsid w:val="005E72B0"/>
    <w:rsid w:val="005F098C"/>
    <w:rsid w:val="005F2683"/>
    <w:rsid w:val="00601012"/>
    <w:rsid w:val="006326AA"/>
    <w:rsid w:val="006539D3"/>
    <w:rsid w:val="00680B4F"/>
    <w:rsid w:val="00694679"/>
    <w:rsid w:val="006A26E4"/>
    <w:rsid w:val="006A2B05"/>
    <w:rsid w:val="006E2F77"/>
    <w:rsid w:val="006E4FCE"/>
    <w:rsid w:val="006E6975"/>
    <w:rsid w:val="006F2139"/>
    <w:rsid w:val="006F51F8"/>
    <w:rsid w:val="00707015"/>
    <w:rsid w:val="007116FC"/>
    <w:rsid w:val="007134EF"/>
    <w:rsid w:val="00756F8B"/>
    <w:rsid w:val="0075770E"/>
    <w:rsid w:val="00765680"/>
    <w:rsid w:val="00767339"/>
    <w:rsid w:val="00781869"/>
    <w:rsid w:val="0079397F"/>
    <w:rsid w:val="007A4878"/>
    <w:rsid w:val="007B4600"/>
    <w:rsid w:val="007D4194"/>
    <w:rsid w:val="007D5F7F"/>
    <w:rsid w:val="007F7727"/>
    <w:rsid w:val="0081653A"/>
    <w:rsid w:val="0082174E"/>
    <w:rsid w:val="008223C6"/>
    <w:rsid w:val="00825908"/>
    <w:rsid w:val="00833F8C"/>
    <w:rsid w:val="008807BA"/>
    <w:rsid w:val="008A3346"/>
    <w:rsid w:val="008F598E"/>
    <w:rsid w:val="008F675D"/>
    <w:rsid w:val="009109CE"/>
    <w:rsid w:val="00910DF6"/>
    <w:rsid w:val="00931A96"/>
    <w:rsid w:val="00935D34"/>
    <w:rsid w:val="0093664C"/>
    <w:rsid w:val="009455F5"/>
    <w:rsid w:val="0095466A"/>
    <w:rsid w:val="0098092A"/>
    <w:rsid w:val="00996D88"/>
    <w:rsid w:val="00996DBD"/>
    <w:rsid w:val="00996FAE"/>
    <w:rsid w:val="009E43F9"/>
    <w:rsid w:val="00A1373D"/>
    <w:rsid w:val="00A270A0"/>
    <w:rsid w:val="00AA1AC7"/>
    <w:rsid w:val="00AC1090"/>
    <w:rsid w:val="00AC2530"/>
    <w:rsid w:val="00B4432F"/>
    <w:rsid w:val="00B5650D"/>
    <w:rsid w:val="00B56ABC"/>
    <w:rsid w:val="00B66768"/>
    <w:rsid w:val="00B86D2E"/>
    <w:rsid w:val="00BA2728"/>
    <w:rsid w:val="00BB10F2"/>
    <w:rsid w:val="00BE1A7B"/>
    <w:rsid w:val="00C00024"/>
    <w:rsid w:val="00C3384E"/>
    <w:rsid w:val="00C62737"/>
    <w:rsid w:val="00C7068E"/>
    <w:rsid w:val="00C73F86"/>
    <w:rsid w:val="00C836A1"/>
    <w:rsid w:val="00CD0163"/>
    <w:rsid w:val="00CE6380"/>
    <w:rsid w:val="00CE6451"/>
    <w:rsid w:val="00D01BC5"/>
    <w:rsid w:val="00D11361"/>
    <w:rsid w:val="00D26826"/>
    <w:rsid w:val="00D41DA4"/>
    <w:rsid w:val="00D4351B"/>
    <w:rsid w:val="00D62551"/>
    <w:rsid w:val="00D934E7"/>
    <w:rsid w:val="00DB48FC"/>
    <w:rsid w:val="00DC60E7"/>
    <w:rsid w:val="00DC7EB6"/>
    <w:rsid w:val="00DD6C3B"/>
    <w:rsid w:val="00E02256"/>
    <w:rsid w:val="00E2113D"/>
    <w:rsid w:val="00E31D49"/>
    <w:rsid w:val="00E44049"/>
    <w:rsid w:val="00E932EB"/>
    <w:rsid w:val="00EB588A"/>
    <w:rsid w:val="00EB73EF"/>
    <w:rsid w:val="00EC121F"/>
    <w:rsid w:val="00ED5985"/>
    <w:rsid w:val="00F3149D"/>
    <w:rsid w:val="00F50803"/>
    <w:rsid w:val="00F95544"/>
    <w:rsid w:val="00FB7D45"/>
    <w:rsid w:val="00FC7428"/>
    <w:rsid w:val="00FD2689"/>
    <w:rsid w:val="00FF4C1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F37F"/>
  <w15:docId w15:val="{6BB32241-82A1-45E0-8316-574D9E873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IE" w:eastAsia="en-I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eastAsia="Calibri" w:hAnsi="Calibri" w:cs="Calibri"/>
      <w:color w:val="000000"/>
      <w:sz w:val="22"/>
      <w:szCs w:val="22"/>
      <w:u w:color="000000"/>
      <w:lang w:val="en-US"/>
    </w:rPr>
  </w:style>
  <w:style w:type="paragraph" w:customStyle="1" w:styleId="HeaderFooter">
    <w:name w:val="Header &amp; Footer"/>
    <w:pPr>
      <w:tabs>
        <w:tab w:val="right" w:pos="9020"/>
      </w:tabs>
    </w:pPr>
    <w:rPr>
      <w:rFonts w:ascii="Helvetica" w:eastAsia="Helvetica" w:hAnsi="Helvetica" w:cs="Helvetica"/>
      <w:color w:val="000000"/>
      <w:sz w:val="24"/>
      <w:szCs w:val="24"/>
    </w:rPr>
  </w:style>
  <w:style w:type="paragraph" w:customStyle="1" w:styleId="Body">
    <w:name w:val="Body"/>
    <w:pPr>
      <w:spacing w:after="200" w:line="276" w:lineRule="auto"/>
    </w:pPr>
    <w:rPr>
      <w:rFonts w:ascii="Calibri" w:eastAsia="Calibri" w:hAnsi="Calibri" w:cs="Calibri"/>
      <w:color w:val="000000"/>
      <w:sz w:val="22"/>
      <w:szCs w:val="22"/>
      <w:u w:color="000000"/>
      <w:lang w:val="de-DE"/>
    </w:rPr>
  </w:style>
  <w:style w:type="paragraph" w:styleId="FootnoteText">
    <w:name w:val="footnote text"/>
    <w:rPr>
      <w:rFonts w:ascii="Calibri" w:eastAsia="Calibri" w:hAnsi="Calibri" w:cs="Calibri"/>
      <w:color w:val="000000"/>
      <w:u w:color="000000"/>
      <w:lang w:val="en-US"/>
    </w:rPr>
  </w:style>
  <w:style w:type="paragraph" w:styleId="Footer">
    <w:name w:val="footer"/>
    <w:basedOn w:val="Normal"/>
    <w:link w:val="FooterChar"/>
    <w:uiPriority w:val="99"/>
    <w:unhideWhenUsed/>
    <w:rsid w:val="00CE6380"/>
    <w:pPr>
      <w:tabs>
        <w:tab w:val="center" w:pos="4513"/>
        <w:tab w:val="right" w:pos="9026"/>
      </w:tabs>
    </w:pPr>
  </w:style>
  <w:style w:type="character" w:customStyle="1" w:styleId="FooterChar">
    <w:name w:val="Footer Char"/>
    <w:basedOn w:val="DefaultParagraphFont"/>
    <w:link w:val="Footer"/>
    <w:uiPriority w:val="99"/>
    <w:rsid w:val="00CE6380"/>
    <w:rPr>
      <w:sz w:val="24"/>
      <w:szCs w:val="24"/>
      <w:lang w:val="en-US" w:eastAsia="en-US"/>
    </w:rPr>
  </w:style>
  <w:style w:type="paragraph" w:styleId="ListParagraph">
    <w:name w:val="List Paragraph"/>
    <w:basedOn w:val="Normal"/>
    <w:uiPriority w:val="34"/>
    <w:qFormat/>
    <w:rsid w:val="00BA2728"/>
    <w:pPr>
      <w:ind w:left="720"/>
      <w:contextualSpacing/>
    </w:pPr>
  </w:style>
  <w:style w:type="character" w:styleId="UnresolvedMention">
    <w:name w:val="Unresolved Mention"/>
    <w:basedOn w:val="DefaultParagraphFont"/>
    <w:uiPriority w:val="99"/>
    <w:semiHidden/>
    <w:unhideWhenUsed/>
    <w:rsid w:val="003C25E8"/>
    <w:rPr>
      <w:color w:val="605E5C"/>
      <w:shd w:val="clear" w:color="auto" w:fill="E1DFDD"/>
    </w:rPr>
  </w:style>
  <w:style w:type="paragraph" w:styleId="BalloonText">
    <w:name w:val="Balloon Text"/>
    <w:basedOn w:val="Normal"/>
    <w:link w:val="BalloonTextChar"/>
    <w:uiPriority w:val="99"/>
    <w:semiHidden/>
    <w:unhideWhenUsed/>
    <w:rsid w:val="00533362"/>
    <w:rPr>
      <w:sz w:val="18"/>
      <w:szCs w:val="18"/>
    </w:rPr>
  </w:style>
  <w:style w:type="character" w:customStyle="1" w:styleId="BalloonTextChar">
    <w:name w:val="Balloon Text Char"/>
    <w:basedOn w:val="DefaultParagraphFont"/>
    <w:link w:val="BalloonText"/>
    <w:uiPriority w:val="99"/>
    <w:semiHidden/>
    <w:rsid w:val="00533362"/>
    <w:rPr>
      <w:sz w:val="18"/>
      <w:szCs w:val="18"/>
      <w:lang w:val="en-US" w:eastAsia="en-US"/>
    </w:rPr>
  </w:style>
  <w:style w:type="character" w:styleId="CommentReference">
    <w:name w:val="annotation reference"/>
    <w:basedOn w:val="DefaultParagraphFont"/>
    <w:uiPriority w:val="99"/>
    <w:semiHidden/>
    <w:unhideWhenUsed/>
    <w:rsid w:val="00533362"/>
    <w:rPr>
      <w:sz w:val="16"/>
      <w:szCs w:val="16"/>
    </w:rPr>
  </w:style>
  <w:style w:type="paragraph" w:styleId="CommentText">
    <w:name w:val="annotation text"/>
    <w:basedOn w:val="Normal"/>
    <w:link w:val="CommentTextChar"/>
    <w:uiPriority w:val="99"/>
    <w:semiHidden/>
    <w:unhideWhenUsed/>
    <w:rsid w:val="00533362"/>
    <w:rPr>
      <w:sz w:val="20"/>
      <w:szCs w:val="20"/>
    </w:rPr>
  </w:style>
  <w:style w:type="character" w:customStyle="1" w:styleId="CommentTextChar">
    <w:name w:val="Comment Text Char"/>
    <w:basedOn w:val="DefaultParagraphFont"/>
    <w:link w:val="CommentText"/>
    <w:uiPriority w:val="99"/>
    <w:semiHidden/>
    <w:rsid w:val="00533362"/>
    <w:rPr>
      <w:lang w:val="en-US" w:eastAsia="en-US"/>
    </w:rPr>
  </w:style>
  <w:style w:type="paragraph" w:styleId="CommentSubject">
    <w:name w:val="annotation subject"/>
    <w:basedOn w:val="CommentText"/>
    <w:next w:val="CommentText"/>
    <w:link w:val="CommentSubjectChar"/>
    <w:uiPriority w:val="99"/>
    <w:semiHidden/>
    <w:unhideWhenUsed/>
    <w:rsid w:val="00533362"/>
    <w:rPr>
      <w:b/>
      <w:bCs/>
    </w:rPr>
  </w:style>
  <w:style w:type="character" w:customStyle="1" w:styleId="CommentSubjectChar">
    <w:name w:val="Comment Subject Char"/>
    <w:basedOn w:val="CommentTextChar"/>
    <w:link w:val="CommentSubject"/>
    <w:uiPriority w:val="99"/>
    <w:semiHidden/>
    <w:rsid w:val="00533362"/>
    <w:rPr>
      <w:b/>
      <w:bCs/>
      <w:lang w:val="en-US" w:eastAsia="en-US"/>
    </w:rPr>
  </w:style>
  <w:style w:type="paragraph" w:styleId="NormalWeb">
    <w:name w:val="Normal (Web)"/>
    <w:basedOn w:val="Normal"/>
    <w:uiPriority w:val="99"/>
    <w:unhideWhenUsed/>
    <w:rsid w:val="005F098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011820">
      <w:bodyDiv w:val="1"/>
      <w:marLeft w:val="0"/>
      <w:marRight w:val="0"/>
      <w:marTop w:val="0"/>
      <w:marBottom w:val="0"/>
      <w:divBdr>
        <w:top w:val="none" w:sz="0" w:space="0" w:color="auto"/>
        <w:left w:val="none" w:sz="0" w:space="0" w:color="auto"/>
        <w:bottom w:val="none" w:sz="0" w:space="0" w:color="auto"/>
        <w:right w:val="none" w:sz="0" w:space="0" w:color="auto"/>
      </w:divBdr>
      <w:divsChild>
        <w:div w:id="1367173908">
          <w:marLeft w:val="0"/>
          <w:marRight w:val="0"/>
          <w:marTop w:val="0"/>
          <w:marBottom w:val="0"/>
          <w:divBdr>
            <w:top w:val="none" w:sz="0" w:space="0" w:color="auto"/>
            <w:left w:val="none" w:sz="0" w:space="0" w:color="auto"/>
            <w:bottom w:val="none" w:sz="0" w:space="0" w:color="auto"/>
            <w:right w:val="none" w:sz="0" w:space="0" w:color="auto"/>
          </w:divBdr>
          <w:divsChild>
            <w:div w:id="708382163">
              <w:marLeft w:val="0"/>
              <w:marRight w:val="0"/>
              <w:marTop w:val="0"/>
              <w:marBottom w:val="0"/>
              <w:divBdr>
                <w:top w:val="none" w:sz="0" w:space="0" w:color="auto"/>
                <w:left w:val="none" w:sz="0" w:space="0" w:color="auto"/>
                <w:bottom w:val="none" w:sz="0" w:space="0" w:color="auto"/>
                <w:right w:val="none" w:sz="0" w:space="0" w:color="auto"/>
              </w:divBdr>
              <w:divsChild>
                <w:div w:id="148578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610613">
      <w:bodyDiv w:val="1"/>
      <w:marLeft w:val="0"/>
      <w:marRight w:val="0"/>
      <w:marTop w:val="0"/>
      <w:marBottom w:val="0"/>
      <w:divBdr>
        <w:top w:val="none" w:sz="0" w:space="0" w:color="auto"/>
        <w:left w:val="none" w:sz="0" w:space="0" w:color="auto"/>
        <w:bottom w:val="none" w:sz="0" w:space="0" w:color="auto"/>
        <w:right w:val="none" w:sz="0" w:space="0" w:color="auto"/>
      </w:divBdr>
    </w:div>
    <w:div w:id="615723114">
      <w:bodyDiv w:val="1"/>
      <w:marLeft w:val="0"/>
      <w:marRight w:val="0"/>
      <w:marTop w:val="0"/>
      <w:marBottom w:val="0"/>
      <w:divBdr>
        <w:top w:val="none" w:sz="0" w:space="0" w:color="auto"/>
        <w:left w:val="none" w:sz="0" w:space="0" w:color="auto"/>
        <w:bottom w:val="none" w:sz="0" w:space="0" w:color="auto"/>
        <w:right w:val="none" w:sz="0" w:space="0" w:color="auto"/>
      </w:divBdr>
      <w:divsChild>
        <w:div w:id="138763602">
          <w:marLeft w:val="0"/>
          <w:marRight w:val="0"/>
          <w:marTop w:val="0"/>
          <w:marBottom w:val="0"/>
          <w:divBdr>
            <w:top w:val="none" w:sz="0" w:space="0" w:color="auto"/>
            <w:left w:val="none" w:sz="0" w:space="0" w:color="auto"/>
            <w:bottom w:val="none" w:sz="0" w:space="0" w:color="auto"/>
            <w:right w:val="none" w:sz="0" w:space="0" w:color="auto"/>
          </w:divBdr>
          <w:divsChild>
            <w:div w:id="1272668968">
              <w:marLeft w:val="0"/>
              <w:marRight w:val="0"/>
              <w:marTop w:val="0"/>
              <w:marBottom w:val="0"/>
              <w:divBdr>
                <w:top w:val="none" w:sz="0" w:space="0" w:color="auto"/>
                <w:left w:val="none" w:sz="0" w:space="0" w:color="auto"/>
                <w:bottom w:val="none" w:sz="0" w:space="0" w:color="auto"/>
                <w:right w:val="none" w:sz="0" w:space="0" w:color="auto"/>
              </w:divBdr>
              <w:divsChild>
                <w:div w:id="45522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965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1410</TotalTime>
  <Pages>9</Pages>
  <Words>2702</Words>
  <Characters>15402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dc:creator>
  <cp:keywords/>
  <dc:description/>
  <cp:lastModifiedBy>MAC LIATHÁIN, CIAN</cp:lastModifiedBy>
  <cp:revision>12</cp:revision>
  <dcterms:created xsi:type="dcterms:W3CDTF">2021-02-01T17:53:00Z</dcterms:created>
  <dcterms:modified xsi:type="dcterms:W3CDTF">2021-05-10T22:08:00Z</dcterms:modified>
</cp:coreProperties>
</file>